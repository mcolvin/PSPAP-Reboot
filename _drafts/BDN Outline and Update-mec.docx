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46350" w14:textId="05B6EE95" w:rsidR="006C0CB2" w:rsidRDefault="006C0CB2" w:rsidP="006C0CB2">
      <w:pPr>
        <w:pStyle w:val="Heading2"/>
        <w:widowControl/>
        <w:spacing w:before="0" w:after="0"/>
      </w:pPr>
      <w:r>
        <w:t>Introduction</w:t>
      </w:r>
    </w:p>
    <w:p w14:paraId="7716D28B" w14:textId="77777777" w:rsidR="00E07562" w:rsidRDefault="00E07562" w:rsidP="00E07562">
      <w:pPr>
        <w:pStyle w:val="Heading2"/>
        <w:widowControl/>
        <w:spacing w:before="340"/>
        <w:rPr>
          <w:moveTo w:id="0" w:author="Michael Colvin" w:date="2018-05-23T11:49:00Z"/>
        </w:rPr>
      </w:pPr>
      <w:moveToRangeStart w:id="1" w:author="Michael Colvin" w:date="2018-05-23T11:49:00Z" w:name="move514839488"/>
      <w:commentRangeStart w:id="2"/>
      <w:moveTo w:id="3" w:author="Michael Colvin" w:date="2018-05-23T11:49:00Z">
        <w:r>
          <w:t xml:space="preserve">Objectives </w:t>
        </w:r>
        <w:commentRangeEnd w:id="2"/>
        <w:r>
          <w:rPr>
            <w:rStyle w:val="CommentReference"/>
            <w:b w:val="0"/>
            <w:bCs w:val="0"/>
          </w:rPr>
          <w:commentReference w:id="2"/>
        </w:r>
      </w:moveTo>
    </w:p>
    <w:p w14:paraId="41981BED" w14:textId="64A52A5D" w:rsidR="00E07562" w:rsidRDefault="00E07562" w:rsidP="00E07562">
      <w:pPr>
        <w:pStyle w:val="List"/>
        <w:numPr>
          <w:ilvl w:val="0"/>
          <w:numId w:val="3"/>
        </w:numPr>
        <w:spacing w:after="0"/>
        <w:ind w:left="630"/>
        <w:rPr>
          <w:moveTo w:id="4" w:author="Michael Colvin" w:date="2018-05-23T11:49:00Z"/>
          <w:sz w:val="24"/>
          <w:szCs w:val="24"/>
        </w:rPr>
      </w:pPr>
      <w:ins w:id="5" w:author="Michael Colvin" w:date="2018-05-23T11:49:00Z">
        <w:r>
          <w:rPr>
            <w:sz w:val="24"/>
            <w:szCs w:val="24"/>
          </w:rPr>
          <w:t xml:space="preserve">Develop and parameterize a decision model for idenfying </w:t>
        </w:r>
      </w:ins>
      <w:moveTo w:id="6" w:author="Michael Colvin" w:date="2018-05-23T11:49:00Z">
        <w:del w:id="7" w:author="Michael Colvin" w:date="2018-05-23T11:49:00Z">
          <w:r w:rsidDel="00E07562">
            <w:rPr>
              <w:sz w:val="24"/>
              <w:szCs w:val="24"/>
            </w:rPr>
            <w:delText>O</w:delText>
          </w:r>
        </w:del>
      </w:moveTo>
      <w:ins w:id="8" w:author="Michael Colvin" w:date="2018-05-23T11:49:00Z">
        <w:r>
          <w:rPr>
            <w:sz w:val="24"/>
            <w:szCs w:val="24"/>
          </w:rPr>
          <w:t>o</w:t>
        </w:r>
      </w:ins>
      <w:moveTo w:id="9" w:author="Michael Colvin" w:date="2018-05-23T11:49:00Z">
        <w:r>
          <w:rPr>
            <w:sz w:val="24"/>
            <w:szCs w:val="24"/>
          </w:rPr>
          <w:t>ptimatilit</w:t>
        </w:r>
      </w:moveTo>
      <w:ins w:id="10" w:author="Michael Colvin" w:date="2018-05-23T11:49:00Z">
        <w:r>
          <w:rPr>
            <w:sz w:val="24"/>
            <w:szCs w:val="24"/>
          </w:rPr>
          <w:t xml:space="preserve"> study design</w:t>
        </w:r>
      </w:ins>
      <w:moveTo w:id="11" w:author="Michael Colvin" w:date="2018-05-23T11:49:00Z">
        <w:del w:id="12" w:author="Michael Colvin" w:date="2018-05-23T11:49:00Z">
          <w:r w:rsidDel="00E07562">
            <w:rPr>
              <w:sz w:val="24"/>
              <w:szCs w:val="24"/>
            </w:rPr>
            <w:delText xml:space="preserve">y Analysis </w:delText>
          </w:r>
        </w:del>
      </w:moveTo>
    </w:p>
    <w:p w14:paraId="03742FA3" w14:textId="77777777" w:rsidR="00E07562" w:rsidRDefault="00E07562" w:rsidP="00E07562">
      <w:pPr>
        <w:pStyle w:val="List"/>
        <w:numPr>
          <w:ilvl w:val="0"/>
          <w:numId w:val="1"/>
        </w:numPr>
        <w:spacing w:after="0"/>
        <w:ind w:left="1170" w:hanging="270"/>
        <w:rPr>
          <w:moveTo w:id="13" w:author="Michael Colvin" w:date="2018-05-23T11:49:00Z"/>
          <w:sz w:val="24"/>
          <w:szCs w:val="24"/>
        </w:rPr>
      </w:pPr>
      <w:moveTo w:id="14" w:author="Michael Colvin" w:date="2018-05-23T11:49:00Z">
        <w:r>
          <w:rPr>
            <w:sz w:val="24"/>
            <w:szCs w:val="24"/>
          </w:rPr>
          <w:t xml:space="preserve">What is the optimal decision under uniform probability distributions for uncertainties and even weighting? How does this compare to the current PSPAP monitoring program? </w:t>
        </w:r>
      </w:moveTo>
    </w:p>
    <w:p w14:paraId="1B544035" w14:textId="77777777" w:rsidR="00E07562" w:rsidRDefault="00E07562" w:rsidP="00E07562">
      <w:pPr>
        <w:pStyle w:val="List"/>
        <w:numPr>
          <w:ilvl w:val="0"/>
          <w:numId w:val="1"/>
        </w:numPr>
        <w:spacing w:after="0"/>
        <w:ind w:left="1170" w:hanging="270"/>
        <w:rPr>
          <w:moveTo w:id="15" w:author="Michael Colvin" w:date="2018-05-23T11:49:00Z"/>
          <w:sz w:val="24"/>
          <w:szCs w:val="24"/>
        </w:rPr>
      </w:pPr>
      <w:moveTo w:id="16" w:author="Michael Colvin" w:date="2018-05-23T11:49:00Z">
        <w:r>
          <w:rPr>
            <w:sz w:val="24"/>
            <w:szCs w:val="24"/>
          </w:rPr>
          <w:t xml:space="preserve">Is the utility difference between the optimal set of decisions and other sets of decisions large or small? Which other sets of decisions are close? </w:t>
        </w:r>
      </w:moveTo>
    </w:p>
    <w:p w14:paraId="3A0191CA" w14:textId="77777777" w:rsidR="00E07562" w:rsidRDefault="00E07562" w:rsidP="00E07562">
      <w:pPr>
        <w:pStyle w:val="List"/>
        <w:numPr>
          <w:ilvl w:val="0"/>
          <w:numId w:val="5"/>
        </w:numPr>
        <w:spacing w:after="0"/>
        <w:ind w:left="630"/>
        <w:rPr>
          <w:ins w:id="17" w:author="Michael Colvin" w:date="2018-05-23T11:49:00Z"/>
          <w:sz w:val="24"/>
          <w:szCs w:val="24"/>
        </w:rPr>
      </w:pPr>
    </w:p>
    <w:p w14:paraId="0A2FE961" w14:textId="2E8B8888" w:rsidR="00E07562" w:rsidRDefault="00E07562" w:rsidP="00E07562">
      <w:pPr>
        <w:pStyle w:val="List"/>
        <w:numPr>
          <w:ilvl w:val="0"/>
          <w:numId w:val="5"/>
        </w:numPr>
        <w:spacing w:after="0"/>
        <w:ind w:left="630"/>
        <w:rPr>
          <w:moveTo w:id="18" w:author="Michael Colvin" w:date="2018-05-23T11:49:00Z"/>
          <w:sz w:val="24"/>
          <w:szCs w:val="24"/>
        </w:rPr>
      </w:pPr>
      <w:moveTo w:id="19" w:author="Michael Colvin" w:date="2018-05-23T11:49:00Z">
        <w:r>
          <w:rPr>
            <w:sz w:val="24"/>
            <w:szCs w:val="24"/>
          </w:rPr>
          <w:t xml:space="preserve">Sensitivity Analysis </w:t>
        </w:r>
      </w:moveTo>
    </w:p>
    <w:p w14:paraId="6B18E396" w14:textId="77777777" w:rsidR="00E07562" w:rsidRDefault="00E07562" w:rsidP="00E07562">
      <w:pPr>
        <w:pStyle w:val="List"/>
        <w:numPr>
          <w:ilvl w:val="1"/>
          <w:numId w:val="7"/>
        </w:numPr>
        <w:spacing w:after="0"/>
        <w:ind w:left="1170" w:hanging="270"/>
        <w:rPr>
          <w:moveTo w:id="20" w:author="Michael Colvin" w:date="2018-05-23T11:49:00Z"/>
          <w:sz w:val="24"/>
          <w:szCs w:val="24"/>
        </w:rPr>
      </w:pPr>
      <w:moveTo w:id="21" w:author="Michael Colvin" w:date="2018-05-23T11:49:00Z">
        <w:r>
          <w:rPr>
            <w:sz w:val="24"/>
            <w:szCs w:val="24"/>
          </w:rPr>
          <w:t xml:space="preserve">Which uncertainty nodes have an effect on the optimal decision? Which do not? What consequences does this have for decision making? </w:t>
        </w:r>
      </w:moveTo>
    </w:p>
    <w:p w14:paraId="34DFD7EC" w14:textId="77777777" w:rsidR="00E07562" w:rsidRDefault="00E07562" w:rsidP="00E07562">
      <w:pPr>
        <w:pStyle w:val="List"/>
        <w:spacing w:after="0"/>
        <w:ind w:left="1800" w:hanging="300"/>
        <w:rPr>
          <w:moveTo w:id="22" w:author="Michael Colvin" w:date="2018-05-23T11:49:00Z"/>
          <w:sz w:val="24"/>
          <w:szCs w:val="24"/>
        </w:rPr>
      </w:pPr>
      <w:moveTo w:id="23" w:author="Michael Colvin" w:date="2018-05-23T11:49:00Z">
        <w:r>
          <w:rPr>
            <w:sz w:val="24"/>
            <w:szCs w:val="24"/>
          </w:rPr>
          <w:t>•</w:t>
        </w:r>
        <w:r>
          <w:rPr>
            <w:sz w:val="24"/>
            <w:szCs w:val="24"/>
          </w:rPr>
          <w:tab/>
          <w:t xml:space="preserve">LB/UB Baseline Catchability </w:t>
        </w:r>
      </w:moveTo>
    </w:p>
    <w:p w14:paraId="0A6B37E7" w14:textId="77777777" w:rsidR="00E07562" w:rsidRDefault="00E07562" w:rsidP="00E07562">
      <w:pPr>
        <w:pStyle w:val="List"/>
        <w:spacing w:after="0"/>
        <w:ind w:left="1800" w:hanging="300"/>
        <w:rPr>
          <w:moveTo w:id="24" w:author="Michael Colvin" w:date="2018-05-23T11:49:00Z"/>
          <w:sz w:val="24"/>
          <w:szCs w:val="24"/>
        </w:rPr>
      </w:pPr>
      <w:moveTo w:id="25" w:author="Michael Colvin" w:date="2018-05-23T11:49:00Z">
        <w:r>
          <w:rPr>
            <w:sz w:val="24"/>
            <w:szCs w:val="24"/>
          </w:rPr>
          <w:t>•</w:t>
        </w:r>
        <w:r>
          <w:rPr>
            <w:sz w:val="24"/>
            <w:szCs w:val="24"/>
          </w:rPr>
          <w:tab/>
          <w:t xml:space="preserve">LB/UB Catchability Variation </w:t>
        </w:r>
      </w:moveTo>
    </w:p>
    <w:p w14:paraId="4E4C511D" w14:textId="77777777" w:rsidR="00E07562" w:rsidRDefault="00E07562" w:rsidP="00E07562">
      <w:pPr>
        <w:pStyle w:val="List"/>
        <w:spacing w:after="0"/>
        <w:ind w:left="1800" w:hanging="300"/>
        <w:rPr>
          <w:moveTo w:id="26" w:author="Michael Colvin" w:date="2018-05-23T11:49:00Z"/>
          <w:sz w:val="24"/>
          <w:szCs w:val="24"/>
        </w:rPr>
      </w:pPr>
      <w:moveTo w:id="27" w:author="Michael Colvin" w:date="2018-05-23T11:49:00Z">
        <w:r>
          <w:rPr>
            <w:sz w:val="24"/>
            <w:szCs w:val="24"/>
          </w:rPr>
          <w:t>•</w:t>
        </w:r>
        <w:r>
          <w:rPr>
            <w:sz w:val="24"/>
            <w:szCs w:val="24"/>
          </w:rPr>
          <w:tab/>
          <w:t xml:space="preserve">Movement </w:t>
        </w:r>
      </w:moveTo>
    </w:p>
    <w:p w14:paraId="60D0A837" w14:textId="77777777" w:rsidR="00E07562" w:rsidRDefault="00E07562" w:rsidP="00E07562">
      <w:pPr>
        <w:pStyle w:val="List"/>
        <w:spacing w:after="0"/>
        <w:ind w:left="1800" w:hanging="300"/>
        <w:rPr>
          <w:moveTo w:id="28" w:author="Michael Colvin" w:date="2018-05-23T11:49:00Z"/>
          <w:sz w:val="24"/>
          <w:szCs w:val="24"/>
        </w:rPr>
      </w:pPr>
      <w:moveTo w:id="29" w:author="Michael Colvin" w:date="2018-05-23T11:49:00Z">
        <w:r>
          <w:rPr>
            <w:sz w:val="24"/>
            <w:szCs w:val="24"/>
          </w:rPr>
          <w:t>•</w:t>
        </w:r>
        <w:r>
          <w:rPr>
            <w:sz w:val="24"/>
            <w:szCs w:val="24"/>
          </w:rPr>
          <w:tab/>
          <w:t xml:space="preserve">Recruitment (Tie recruitment level and recruitment box together?) </w:t>
        </w:r>
      </w:moveTo>
    </w:p>
    <w:p w14:paraId="3FD22849" w14:textId="77777777" w:rsidR="00E07562" w:rsidRDefault="00E07562" w:rsidP="00E07562">
      <w:pPr>
        <w:pStyle w:val="List"/>
        <w:spacing w:after="0"/>
        <w:ind w:left="1800" w:hanging="300"/>
        <w:rPr>
          <w:moveTo w:id="30" w:author="Michael Colvin" w:date="2018-05-23T11:49:00Z"/>
          <w:sz w:val="24"/>
          <w:szCs w:val="24"/>
        </w:rPr>
      </w:pPr>
      <w:moveTo w:id="31" w:author="Michael Colvin" w:date="2018-05-23T11:49:00Z">
        <w:r>
          <w:rPr>
            <w:sz w:val="24"/>
            <w:szCs w:val="24"/>
          </w:rPr>
          <w:t>•</w:t>
        </w:r>
        <w:r>
          <w:rPr>
            <w:sz w:val="24"/>
            <w:szCs w:val="24"/>
          </w:rPr>
          <w:tab/>
          <w:t xml:space="preserve">Interception Location </w:t>
        </w:r>
      </w:moveTo>
    </w:p>
    <w:p w14:paraId="7C605E58" w14:textId="77777777" w:rsidR="00E07562" w:rsidRDefault="00E07562" w:rsidP="00E07562">
      <w:pPr>
        <w:pStyle w:val="List"/>
        <w:spacing w:after="0"/>
        <w:ind w:left="1800" w:hanging="300"/>
        <w:rPr>
          <w:moveTo w:id="32" w:author="Michael Colvin" w:date="2018-05-23T11:49:00Z"/>
          <w:sz w:val="24"/>
          <w:szCs w:val="24"/>
        </w:rPr>
      </w:pPr>
      <w:moveTo w:id="33" w:author="Michael Colvin" w:date="2018-05-23T11:49:00Z">
        <w:r>
          <w:rPr>
            <w:sz w:val="24"/>
            <w:szCs w:val="24"/>
          </w:rPr>
          <w:t>•</w:t>
        </w:r>
        <w:r>
          <w:rPr>
            <w:sz w:val="24"/>
            <w:szCs w:val="24"/>
          </w:rPr>
          <w:tab/>
          <w:t xml:space="preserve">Detection Probability </w:t>
        </w:r>
      </w:moveTo>
    </w:p>
    <w:p w14:paraId="18105068" w14:textId="77777777" w:rsidR="00E07562" w:rsidRDefault="00E07562" w:rsidP="00E07562">
      <w:pPr>
        <w:pStyle w:val="List"/>
        <w:numPr>
          <w:ilvl w:val="1"/>
          <w:numId w:val="8"/>
        </w:numPr>
        <w:spacing w:after="0"/>
        <w:ind w:left="1170" w:hanging="270"/>
        <w:rPr>
          <w:moveTo w:id="34" w:author="Michael Colvin" w:date="2018-05-23T11:49:00Z"/>
          <w:sz w:val="24"/>
          <w:szCs w:val="24"/>
        </w:rPr>
      </w:pPr>
      <w:moveTo w:id="35" w:author="Michael Colvin" w:date="2018-05-23T11:49:00Z">
        <w:r>
          <w:rPr>
            <w:sz w:val="24"/>
            <w:szCs w:val="24"/>
          </w:rPr>
          <w:t xml:space="preserve">What other components strongly influence the optimal decision? </w:t>
        </w:r>
      </w:moveTo>
    </w:p>
    <w:p w14:paraId="44E951C4" w14:textId="77777777" w:rsidR="00E07562" w:rsidRDefault="00E07562" w:rsidP="00E07562">
      <w:pPr>
        <w:pStyle w:val="List"/>
        <w:spacing w:after="0"/>
        <w:ind w:left="1800" w:hanging="300"/>
        <w:rPr>
          <w:moveTo w:id="36" w:author="Michael Colvin" w:date="2018-05-23T11:49:00Z"/>
          <w:sz w:val="24"/>
          <w:szCs w:val="24"/>
        </w:rPr>
      </w:pPr>
      <w:moveTo w:id="37" w:author="Michael Colvin" w:date="2018-05-23T11:49:00Z">
        <w:r>
          <w:rPr>
            <w:sz w:val="24"/>
            <w:szCs w:val="24"/>
          </w:rPr>
          <w:t>•</w:t>
        </w:r>
        <w:r>
          <w:rPr>
            <w:sz w:val="24"/>
            <w:szCs w:val="24"/>
          </w:rPr>
          <w:tab/>
          <w:t xml:space="preserve">Basin </w:t>
        </w:r>
      </w:moveTo>
    </w:p>
    <w:p w14:paraId="45F29795" w14:textId="77777777" w:rsidR="00E07562" w:rsidRDefault="00E07562" w:rsidP="00E07562">
      <w:pPr>
        <w:pStyle w:val="List"/>
        <w:spacing w:after="0"/>
        <w:ind w:left="1800" w:hanging="300"/>
        <w:rPr>
          <w:moveTo w:id="38" w:author="Michael Colvin" w:date="2018-05-23T11:49:00Z"/>
          <w:sz w:val="24"/>
          <w:szCs w:val="24"/>
        </w:rPr>
      </w:pPr>
      <w:moveTo w:id="39" w:author="Michael Colvin" w:date="2018-05-23T11:49:00Z">
        <w:r>
          <w:rPr>
            <w:sz w:val="24"/>
            <w:szCs w:val="24"/>
          </w:rPr>
          <w:t>•</w:t>
        </w:r>
        <w:r>
          <w:rPr>
            <w:sz w:val="24"/>
            <w:szCs w:val="24"/>
          </w:rPr>
          <w:tab/>
          <w:t xml:space="preserve">Mean </w:t>
        </w:r>
        <w:r w:rsidRPr="00AE4E9A">
          <w:rPr>
            <w:position w:val="-12"/>
          </w:rPr>
          <w:object w:dxaOrig="300" w:dyaOrig="360" w14:anchorId="5B200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5.25pt;height:18.55pt" o:ole="">
              <v:imagedata r:id="rId10" o:title=""/>
            </v:shape>
            <o:OLEObject Type="Embed" ProgID="Equation.DSMT4" ShapeID="_x0000_i1134" DrawAspect="Content" ObjectID="_1588582067" r:id="rId11"/>
          </w:object>
        </w:r>
      </w:moveTo>
    </w:p>
    <w:p w14:paraId="06ADFEA2" w14:textId="77777777" w:rsidR="00E07562" w:rsidRDefault="00E07562" w:rsidP="00E07562">
      <w:pPr>
        <w:pStyle w:val="List"/>
        <w:spacing w:after="0"/>
        <w:ind w:left="1800" w:hanging="300"/>
        <w:rPr>
          <w:moveTo w:id="40" w:author="Michael Colvin" w:date="2018-05-23T11:49:00Z"/>
          <w:sz w:val="24"/>
          <w:szCs w:val="24"/>
        </w:rPr>
      </w:pPr>
      <w:moveTo w:id="41" w:author="Michael Colvin" w:date="2018-05-23T11:49:00Z">
        <w:r>
          <w:rPr>
            <w:sz w:val="24"/>
            <w:szCs w:val="24"/>
          </w:rPr>
          <w:t>•</w:t>
        </w:r>
        <w:r>
          <w:rPr>
            <w:sz w:val="24"/>
            <w:szCs w:val="24"/>
          </w:rPr>
          <w:tab/>
          <w:t xml:space="preserve">4 FO2 performance utilities plus abundance reliability </w:t>
        </w:r>
      </w:moveTo>
    </w:p>
    <w:p w14:paraId="5C0E359C" w14:textId="77777777" w:rsidR="00E07562" w:rsidRDefault="00E07562" w:rsidP="00E07562">
      <w:pPr>
        <w:pStyle w:val="List"/>
        <w:spacing w:after="0"/>
        <w:ind w:left="1800" w:hanging="300"/>
        <w:rPr>
          <w:moveTo w:id="42" w:author="Michael Colvin" w:date="2018-05-23T11:49:00Z"/>
          <w:sz w:val="24"/>
          <w:szCs w:val="24"/>
        </w:rPr>
      </w:pPr>
      <w:moveTo w:id="43" w:author="Michael Colvin" w:date="2018-05-23T11:49:00Z">
        <w:r>
          <w:rPr>
            <w:sz w:val="24"/>
            <w:szCs w:val="24"/>
          </w:rPr>
          <w:t>•</w:t>
        </w:r>
        <w:r>
          <w:rPr>
            <w:sz w:val="24"/>
            <w:szCs w:val="24"/>
          </w:rPr>
          <w:tab/>
          <w:t xml:space="preserve">FO2 performance utility weights </w:t>
        </w:r>
      </w:moveTo>
    </w:p>
    <w:p w14:paraId="282B9AAF" w14:textId="77777777" w:rsidR="00E07562" w:rsidRDefault="00E07562" w:rsidP="00E07562">
      <w:pPr>
        <w:pStyle w:val="List"/>
        <w:spacing w:after="0"/>
        <w:ind w:left="1800" w:hanging="300"/>
        <w:rPr>
          <w:moveTo w:id="44" w:author="Michael Colvin" w:date="2018-05-23T11:49:00Z"/>
          <w:sz w:val="24"/>
          <w:szCs w:val="24"/>
        </w:rPr>
      </w:pPr>
      <w:moveTo w:id="45" w:author="Michael Colvin" w:date="2018-05-23T11:49:00Z">
        <w:r>
          <w:rPr>
            <w:sz w:val="24"/>
            <w:szCs w:val="24"/>
          </w:rPr>
          <w:t>•</w:t>
        </w:r>
        <w:r>
          <w:rPr>
            <w:sz w:val="24"/>
            <w:szCs w:val="24"/>
          </w:rPr>
          <w:tab/>
          <w:t xml:space="preserve">Sampling Cost </w:t>
        </w:r>
      </w:moveTo>
    </w:p>
    <w:p w14:paraId="2BD9EC77" w14:textId="77777777" w:rsidR="00E07562" w:rsidRDefault="00E07562" w:rsidP="00E07562">
      <w:pPr>
        <w:pStyle w:val="List"/>
        <w:spacing w:after="0"/>
        <w:ind w:left="1800" w:hanging="300"/>
        <w:rPr>
          <w:moveTo w:id="46" w:author="Michael Colvin" w:date="2018-05-23T11:49:00Z"/>
          <w:sz w:val="24"/>
          <w:szCs w:val="24"/>
        </w:rPr>
      </w:pPr>
      <w:moveTo w:id="47" w:author="Michael Colvin" w:date="2018-05-23T11:49:00Z">
        <w:r>
          <w:rPr>
            <w:sz w:val="24"/>
            <w:szCs w:val="24"/>
          </w:rPr>
          <w:t>•</w:t>
        </w:r>
        <w:r>
          <w:rPr>
            <w:sz w:val="24"/>
            <w:szCs w:val="24"/>
          </w:rPr>
          <w:tab/>
          <w:t xml:space="preserve">5 FOs </w:t>
        </w:r>
      </w:moveTo>
    </w:p>
    <w:p w14:paraId="6251503E" w14:textId="77777777" w:rsidR="00E07562" w:rsidRDefault="00E07562" w:rsidP="00E07562">
      <w:pPr>
        <w:pStyle w:val="List"/>
        <w:spacing w:after="0"/>
        <w:ind w:left="1800" w:hanging="300"/>
        <w:rPr>
          <w:moveTo w:id="48" w:author="Michael Colvin" w:date="2018-05-23T11:49:00Z"/>
          <w:sz w:val="24"/>
          <w:szCs w:val="24"/>
        </w:rPr>
      </w:pPr>
      <w:moveTo w:id="49" w:author="Michael Colvin" w:date="2018-05-23T11:49:00Z">
        <w:r>
          <w:rPr>
            <w:sz w:val="24"/>
            <w:szCs w:val="24"/>
          </w:rPr>
          <w:t>•</w:t>
        </w:r>
        <w:r>
          <w:rPr>
            <w:sz w:val="24"/>
            <w:szCs w:val="24"/>
          </w:rPr>
          <w:tab/>
          <w:t xml:space="preserve">FO utility weights </w:t>
        </w:r>
      </w:moveTo>
    </w:p>
    <w:p w14:paraId="64805182" w14:textId="77777777" w:rsidR="00E07562" w:rsidRDefault="00E07562" w:rsidP="00E07562">
      <w:pPr>
        <w:pStyle w:val="List"/>
        <w:numPr>
          <w:ilvl w:val="1"/>
          <w:numId w:val="9"/>
        </w:numPr>
        <w:spacing w:after="0"/>
        <w:ind w:left="1170" w:hanging="270"/>
        <w:rPr>
          <w:moveTo w:id="50" w:author="Michael Colvin" w:date="2018-05-23T11:49:00Z"/>
          <w:sz w:val="24"/>
          <w:szCs w:val="24"/>
        </w:rPr>
      </w:pPr>
      <w:moveTo w:id="51" w:author="Michael Colvin" w:date="2018-05-23T11:49:00Z">
        <w:r>
          <w:rPr>
            <w:sz w:val="24"/>
            <w:szCs w:val="24"/>
          </w:rPr>
          <w:t xml:space="preserve">What components have the greatest effect on the expected value of each decision?  What decisions have the greatest effect on the overall outcome utility? </w:t>
        </w:r>
      </w:moveTo>
    </w:p>
    <w:moveToRangeEnd w:id="1"/>
    <w:p w14:paraId="0495CC89" w14:textId="77777777" w:rsidR="006C0CB2" w:rsidRDefault="006C0CB2" w:rsidP="003E2AAC">
      <w:pPr>
        <w:pStyle w:val="Heading2"/>
        <w:widowControl/>
        <w:spacing w:before="0" w:after="0"/>
      </w:pPr>
    </w:p>
    <w:p w14:paraId="2C1ABE0C" w14:textId="2DBAF1B3" w:rsidR="001553DF" w:rsidRDefault="003D6585" w:rsidP="003E2AAC">
      <w:pPr>
        <w:pStyle w:val="Heading2"/>
        <w:widowControl/>
        <w:spacing w:before="0" w:after="0"/>
        <w:rPr>
          <w:ins w:id="52" w:author="Michael Colvin" w:date="2018-05-23T11:47:00Z"/>
        </w:rPr>
      </w:pPr>
      <w:r>
        <w:t>Methods</w:t>
      </w:r>
      <w:ins w:id="53" w:author="Michael Colvin" w:date="2018-05-23T11:50:00Z">
        <w:r w:rsidR="00E07562">
          <w:t xml:space="preserve"> (&lt;=10 paragraphs)</w:t>
        </w:r>
      </w:ins>
    </w:p>
    <w:p w14:paraId="58BD5658" w14:textId="69E25B1D" w:rsidR="00E07562" w:rsidRDefault="00E07562" w:rsidP="00E07562">
      <w:pPr>
        <w:rPr>
          <w:ins w:id="54" w:author="Michael Colvin" w:date="2018-05-23T11:47:00Z"/>
        </w:rPr>
        <w:pPrChange w:id="55" w:author="Michael Colvin" w:date="2018-05-23T11:47:00Z">
          <w:pPr>
            <w:pStyle w:val="Heading2"/>
            <w:widowControl/>
            <w:spacing w:before="0" w:after="0"/>
          </w:pPr>
        </w:pPrChange>
      </w:pPr>
      <w:ins w:id="56" w:author="Michael Colvin" w:date="2018-05-23T11:47:00Z">
        <w:r>
          <w:t>Study area</w:t>
        </w:r>
      </w:ins>
      <w:ins w:id="57" w:author="Michael Colvin" w:date="2018-05-23T11:48:00Z">
        <w:r>
          <w:t>, problem, stakeholder stuff</w:t>
        </w:r>
      </w:ins>
      <w:ins w:id="58" w:author="Michael Colvin" w:date="2018-05-23T11:51:00Z">
        <w:r>
          <w:t xml:space="preserve"> (2 paragraphs)</w:t>
        </w:r>
      </w:ins>
    </w:p>
    <w:p w14:paraId="4808C321" w14:textId="3503275D" w:rsidR="00E07562" w:rsidRDefault="00E07562" w:rsidP="00E07562">
      <w:pPr>
        <w:rPr>
          <w:ins w:id="59" w:author="Michael Colvin" w:date="2018-05-23T11:48:00Z"/>
        </w:rPr>
        <w:pPrChange w:id="60" w:author="Michael Colvin" w:date="2018-05-23T11:47:00Z">
          <w:pPr>
            <w:pStyle w:val="Heading2"/>
            <w:widowControl/>
            <w:spacing w:before="0" w:after="0"/>
          </w:pPr>
        </w:pPrChange>
      </w:pPr>
      <w:ins w:id="61" w:author="Michael Colvin" w:date="2018-05-23T11:48:00Z">
        <w:r>
          <w:t>Model development</w:t>
        </w:r>
      </w:ins>
    </w:p>
    <w:p w14:paraId="5509F992" w14:textId="1B43C883" w:rsidR="00E07562" w:rsidRDefault="00E07562" w:rsidP="00E07562">
      <w:pPr>
        <w:rPr>
          <w:ins w:id="62" w:author="Michael Colvin" w:date="2018-05-23T11:48:00Z"/>
        </w:rPr>
        <w:pPrChange w:id="63" w:author="Michael Colvin" w:date="2018-05-23T11:47:00Z">
          <w:pPr>
            <w:pStyle w:val="Heading2"/>
            <w:widowControl/>
            <w:spacing w:before="0" w:after="0"/>
          </w:pPr>
        </w:pPrChange>
      </w:pPr>
      <w:ins w:id="64" w:author="Michael Colvin" w:date="2018-05-23T11:48:00Z">
        <w:r>
          <w:tab/>
          <w:t>Decisions</w:t>
        </w:r>
      </w:ins>
      <w:ins w:id="65" w:author="Michael Colvin" w:date="2018-05-23T11:51:00Z">
        <w:r>
          <w:t xml:space="preserve"> (1-2 paragraphs</w:t>
        </w:r>
      </w:ins>
      <w:ins w:id="66" w:author="Michael Colvin" w:date="2018-05-23T11:52:00Z">
        <w:r>
          <w:t>)</w:t>
        </w:r>
      </w:ins>
    </w:p>
    <w:p w14:paraId="7396DE7B" w14:textId="2B619581" w:rsidR="00E07562" w:rsidRDefault="00E07562" w:rsidP="00E07562">
      <w:pPr>
        <w:rPr>
          <w:ins w:id="67" w:author="Michael Colvin" w:date="2018-05-23T11:48:00Z"/>
        </w:rPr>
        <w:pPrChange w:id="68" w:author="Michael Colvin" w:date="2018-05-23T11:47:00Z">
          <w:pPr>
            <w:pStyle w:val="Heading2"/>
            <w:widowControl/>
            <w:spacing w:before="0" w:after="0"/>
          </w:pPr>
        </w:pPrChange>
      </w:pPr>
      <w:ins w:id="69" w:author="Michael Colvin" w:date="2018-05-23T11:48:00Z">
        <w:r>
          <w:tab/>
          <w:t>Nature nodes</w:t>
        </w:r>
      </w:ins>
      <w:ins w:id="70" w:author="Michael Colvin" w:date="2018-05-23T11:52:00Z">
        <w:r>
          <w:t xml:space="preserve"> (3-4 paragraghs)</w:t>
        </w:r>
      </w:ins>
    </w:p>
    <w:p w14:paraId="32462F88" w14:textId="48CA1D99" w:rsidR="00E07562" w:rsidRDefault="00E07562" w:rsidP="00E07562">
      <w:pPr>
        <w:rPr>
          <w:ins w:id="71" w:author="Michael Colvin" w:date="2018-05-23T11:48:00Z"/>
        </w:rPr>
        <w:pPrChange w:id="72" w:author="Michael Colvin" w:date="2018-05-23T11:47:00Z">
          <w:pPr>
            <w:pStyle w:val="Heading2"/>
            <w:widowControl/>
            <w:spacing w:before="0" w:after="0"/>
          </w:pPr>
        </w:pPrChange>
      </w:pPr>
      <w:ins w:id="73" w:author="Michael Colvin" w:date="2018-05-23T11:48:00Z">
        <w:r>
          <w:tab/>
          <w:t>Utilities/values</w:t>
        </w:r>
      </w:ins>
      <w:ins w:id="74" w:author="Michael Colvin" w:date="2018-05-23T11:52:00Z">
        <w:r>
          <w:t xml:space="preserve"> (1-2)</w:t>
        </w:r>
      </w:ins>
    </w:p>
    <w:p w14:paraId="10795AC3" w14:textId="516E1151" w:rsidR="00E07562" w:rsidRDefault="00E07562" w:rsidP="00E07562">
      <w:pPr>
        <w:rPr>
          <w:ins w:id="75" w:author="Michael Colvin" w:date="2018-05-23T11:48:00Z"/>
        </w:rPr>
        <w:pPrChange w:id="76" w:author="Michael Colvin" w:date="2018-05-23T11:47:00Z">
          <w:pPr>
            <w:pStyle w:val="Heading2"/>
            <w:widowControl/>
            <w:spacing w:before="0" w:after="0"/>
          </w:pPr>
        </w:pPrChange>
      </w:pPr>
      <w:ins w:id="77" w:author="Michael Colvin" w:date="2018-05-23T11:48:00Z">
        <w:r>
          <w:t>Model parameterization</w:t>
        </w:r>
      </w:ins>
      <w:ins w:id="78" w:author="Michael Colvin" w:date="2018-05-23T11:52:00Z">
        <w:r>
          <w:t xml:space="preserve"> (2-4)</w:t>
        </w:r>
      </w:ins>
    </w:p>
    <w:p w14:paraId="5CE448F9" w14:textId="77777777" w:rsidR="00E07562" w:rsidRDefault="00E07562" w:rsidP="00E07562">
      <w:pPr>
        <w:rPr>
          <w:ins w:id="79" w:author="Michael Colvin" w:date="2018-05-23T11:55:00Z"/>
        </w:rPr>
        <w:pPrChange w:id="80" w:author="Michael Colvin" w:date="2018-05-23T11:47:00Z">
          <w:pPr>
            <w:pStyle w:val="Heading2"/>
            <w:widowControl/>
            <w:spacing w:before="0" w:after="0"/>
          </w:pPr>
        </w:pPrChange>
      </w:pPr>
      <w:ins w:id="81" w:author="Michael Colvin" w:date="2018-05-23T11:48:00Z">
        <w:r>
          <w:t>Model senstivity analysis</w:t>
        </w:r>
      </w:ins>
      <w:ins w:id="82" w:author="Michael Colvin" w:date="2018-05-23T11:52:00Z">
        <w:r>
          <w:t xml:space="preserve"> (1-2)</w:t>
        </w:r>
      </w:ins>
      <w:ins w:id="83" w:author="Michael Colvin" w:date="2018-05-23T11:55:00Z">
        <w:r>
          <w:t xml:space="preserve"> </w:t>
        </w:r>
      </w:ins>
    </w:p>
    <w:p w14:paraId="2309A74F" w14:textId="6F64B300" w:rsidR="00E07562" w:rsidRDefault="00E07562" w:rsidP="00E07562">
      <w:pPr>
        <w:ind w:firstLine="300"/>
        <w:rPr>
          <w:ins w:id="84" w:author="Michael Colvin" w:date="2018-05-23T11:55:00Z"/>
        </w:rPr>
        <w:pPrChange w:id="85" w:author="Michael Colvin" w:date="2018-05-23T11:55:00Z">
          <w:pPr>
            <w:pStyle w:val="Heading2"/>
            <w:widowControl/>
            <w:spacing w:before="0" w:after="0"/>
          </w:pPr>
        </w:pPrChange>
      </w:pPr>
      <w:ins w:id="86" w:author="Michael Colvin" w:date="2018-05-23T11:55:00Z">
        <w:r>
          <w:t xml:space="preserve">1-way </w:t>
        </w:r>
      </w:ins>
    </w:p>
    <w:p w14:paraId="7F303B9B" w14:textId="2046F868" w:rsidR="00E07562" w:rsidRDefault="00E07562" w:rsidP="00E07562">
      <w:pPr>
        <w:ind w:firstLine="300"/>
        <w:rPr>
          <w:ins w:id="87" w:author="Michael Colvin" w:date="2018-05-23T11:55:00Z"/>
        </w:rPr>
        <w:pPrChange w:id="88" w:author="Michael Colvin" w:date="2018-05-23T11:55:00Z">
          <w:pPr>
            <w:pStyle w:val="Heading2"/>
            <w:widowControl/>
            <w:spacing w:before="0" w:after="0"/>
          </w:pPr>
        </w:pPrChange>
      </w:pPr>
      <w:ins w:id="89" w:author="Michael Colvin" w:date="2018-05-23T11:55:00Z">
        <w:r>
          <w:t>2-way</w:t>
        </w:r>
      </w:ins>
    </w:p>
    <w:p w14:paraId="5DB47603" w14:textId="6E14BE80" w:rsidR="00E07562" w:rsidRDefault="00E07562" w:rsidP="00E07562">
      <w:pPr>
        <w:ind w:firstLine="300"/>
        <w:rPr>
          <w:ins w:id="90" w:author="Michael Colvin" w:date="2018-05-23T11:47:00Z"/>
        </w:rPr>
        <w:pPrChange w:id="91" w:author="Michael Colvin" w:date="2018-05-23T11:55:00Z">
          <w:pPr>
            <w:pStyle w:val="Heading2"/>
            <w:widowControl/>
            <w:spacing w:before="0" w:after="0"/>
          </w:pPr>
        </w:pPrChange>
      </w:pPr>
      <w:ins w:id="92" w:author="Michael Colvin" w:date="2018-05-23T11:55:00Z">
        <w:r>
          <w:t>Weighting</w:t>
        </w:r>
      </w:ins>
    </w:p>
    <w:p w14:paraId="71436354" w14:textId="62212F57" w:rsidR="00E07562" w:rsidRDefault="00E07562" w:rsidP="00E07562">
      <w:pPr>
        <w:rPr>
          <w:ins w:id="93" w:author="Michael Colvin" w:date="2018-05-23T11:47:00Z"/>
        </w:rPr>
        <w:pPrChange w:id="94" w:author="Michael Colvin" w:date="2018-05-23T11:47:00Z">
          <w:pPr>
            <w:pStyle w:val="Heading2"/>
            <w:widowControl/>
            <w:spacing w:before="0" w:after="0"/>
          </w:pPr>
        </w:pPrChange>
      </w:pPr>
    </w:p>
    <w:p w14:paraId="2E220728" w14:textId="1A80082E" w:rsidR="00E07562" w:rsidRPr="00EF1236" w:rsidRDefault="00E07562" w:rsidP="00E07562">
      <w:pPr>
        <w:rPr>
          <w:ins w:id="95" w:author="Michael Colvin" w:date="2018-05-23T11:56:00Z"/>
          <w:b/>
          <w:rPrChange w:id="96" w:author="Michael Colvin" w:date="2018-05-23T11:57:00Z">
            <w:rPr>
              <w:ins w:id="97" w:author="Michael Colvin" w:date="2018-05-23T11:56:00Z"/>
            </w:rPr>
          </w:rPrChange>
        </w:rPr>
        <w:pPrChange w:id="98" w:author="Michael Colvin" w:date="2018-05-23T11:47:00Z">
          <w:pPr>
            <w:pStyle w:val="Heading2"/>
            <w:widowControl/>
            <w:spacing w:before="0" w:after="0"/>
          </w:pPr>
        </w:pPrChange>
      </w:pPr>
      <w:ins w:id="99" w:author="Michael Colvin" w:date="2018-05-23T11:56:00Z">
        <w:r w:rsidRPr="00EF1236">
          <w:rPr>
            <w:b/>
            <w:rPrChange w:id="100" w:author="Michael Colvin" w:date="2018-05-23T11:57:00Z">
              <w:rPr/>
            </w:rPrChange>
          </w:rPr>
          <w:t>Results</w:t>
        </w:r>
      </w:ins>
    </w:p>
    <w:p w14:paraId="4BEAE0F9" w14:textId="77777777" w:rsidR="00E07562" w:rsidRDefault="00E07562" w:rsidP="00E07562">
      <w:pPr>
        <w:rPr>
          <w:ins w:id="101" w:author="Michael Colvin" w:date="2018-05-23T11:56:00Z"/>
        </w:rPr>
      </w:pPr>
      <w:ins w:id="102" w:author="Michael Colvin" w:date="2018-05-23T11:56:00Z">
        <w:r>
          <w:t>Model development</w:t>
        </w:r>
      </w:ins>
    </w:p>
    <w:p w14:paraId="0F9EC452" w14:textId="7050D2D7" w:rsidR="00E07562" w:rsidRDefault="00E07562" w:rsidP="00E07562">
      <w:pPr>
        <w:rPr>
          <w:ins w:id="103" w:author="Michael Colvin" w:date="2018-05-23T11:56:00Z"/>
        </w:rPr>
        <w:pPrChange w:id="104" w:author="Michael Colvin" w:date="2018-05-23T11:56:00Z">
          <w:pPr/>
        </w:pPrChange>
      </w:pPr>
      <w:ins w:id="105" w:author="Michael Colvin" w:date="2018-05-23T11:56:00Z">
        <w:r>
          <w:tab/>
        </w:r>
        <w:r>
          <w:t>Figures illustrate important submodels-conceptual models</w:t>
        </w:r>
      </w:ins>
    </w:p>
    <w:p w14:paraId="61FA6E02" w14:textId="77777777" w:rsidR="00E07562" w:rsidRDefault="00E07562" w:rsidP="00E07562">
      <w:pPr>
        <w:rPr>
          <w:ins w:id="106" w:author="Michael Colvin" w:date="2018-05-23T11:56:00Z"/>
        </w:rPr>
      </w:pPr>
      <w:ins w:id="107" w:author="Michael Colvin" w:date="2018-05-23T11:56:00Z">
        <w:r>
          <w:lastRenderedPageBreak/>
          <w:t xml:space="preserve">Model senstivity analysis (1-2) </w:t>
        </w:r>
      </w:ins>
    </w:p>
    <w:p w14:paraId="5F5B270E" w14:textId="4BF9BA32" w:rsidR="00E07562" w:rsidRDefault="00EF1236" w:rsidP="00E07562">
      <w:pPr>
        <w:ind w:firstLine="300"/>
        <w:rPr>
          <w:ins w:id="108" w:author="Michael Colvin" w:date="2018-05-23T11:56:00Z"/>
        </w:rPr>
      </w:pPr>
      <w:ins w:id="109" w:author="Michael Colvin" w:date="2018-05-23T11:56:00Z">
        <w:r>
          <w:t xml:space="preserve">Figure/tables for </w:t>
        </w:r>
        <w:r w:rsidR="00E07562">
          <w:t xml:space="preserve">1-way </w:t>
        </w:r>
      </w:ins>
    </w:p>
    <w:p w14:paraId="46F6263E" w14:textId="25049482" w:rsidR="00E07562" w:rsidRDefault="00EF1236" w:rsidP="00E07562">
      <w:pPr>
        <w:ind w:firstLine="300"/>
        <w:rPr>
          <w:ins w:id="110" w:author="Michael Colvin" w:date="2018-05-23T11:56:00Z"/>
        </w:rPr>
      </w:pPr>
      <w:ins w:id="111" w:author="Michael Colvin" w:date="2018-05-23T11:57:00Z">
        <w:r>
          <w:t xml:space="preserve">Figures/tables for </w:t>
        </w:r>
      </w:ins>
      <w:ins w:id="112" w:author="Michael Colvin" w:date="2018-05-23T11:56:00Z">
        <w:r w:rsidR="00E07562">
          <w:t>2-way</w:t>
        </w:r>
      </w:ins>
    </w:p>
    <w:p w14:paraId="6C25F069" w14:textId="6B970FA4" w:rsidR="00E07562" w:rsidRDefault="00EF1236" w:rsidP="00E07562">
      <w:pPr>
        <w:ind w:firstLine="300"/>
        <w:rPr>
          <w:ins w:id="113" w:author="Michael Colvin" w:date="2018-05-23T11:56:00Z"/>
        </w:rPr>
      </w:pPr>
      <w:ins w:id="114" w:author="Michael Colvin" w:date="2018-05-23T11:57:00Z">
        <w:r>
          <w:t xml:space="preserve">Figure </w:t>
        </w:r>
      </w:ins>
      <w:ins w:id="115" w:author="Michael Colvin" w:date="2018-05-23T11:56:00Z">
        <w:r w:rsidR="00E07562">
          <w:t>Weighting</w:t>
        </w:r>
      </w:ins>
    </w:p>
    <w:p w14:paraId="3CC68EB9" w14:textId="72F722AC" w:rsidR="00E07562" w:rsidRDefault="00E07562" w:rsidP="00E07562">
      <w:pPr>
        <w:rPr>
          <w:ins w:id="116" w:author="Michael Colvin" w:date="2018-05-23T11:57:00Z"/>
        </w:rPr>
        <w:pPrChange w:id="117" w:author="Michael Colvin" w:date="2018-05-23T11:47:00Z">
          <w:pPr>
            <w:pStyle w:val="Heading2"/>
            <w:widowControl/>
            <w:spacing w:before="0" w:after="0"/>
          </w:pPr>
        </w:pPrChange>
      </w:pPr>
    </w:p>
    <w:p w14:paraId="09551D5F" w14:textId="148ACCEF" w:rsidR="00EF1236" w:rsidRPr="009A3E71" w:rsidRDefault="00EF1236" w:rsidP="00EF1236">
      <w:pPr>
        <w:rPr>
          <w:ins w:id="118" w:author="Michael Colvin" w:date="2018-05-23T11:57:00Z"/>
          <w:b/>
        </w:rPr>
      </w:pPr>
      <w:ins w:id="119" w:author="Michael Colvin" w:date="2018-05-23T11:57:00Z">
        <w:r>
          <w:rPr>
            <w:b/>
          </w:rPr>
          <w:t>Discussion</w:t>
        </w:r>
      </w:ins>
    </w:p>
    <w:p w14:paraId="5ECA4FF4" w14:textId="77777777" w:rsidR="00EF1236" w:rsidRDefault="00EF1236" w:rsidP="00EF1236">
      <w:pPr>
        <w:rPr>
          <w:ins w:id="120" w:author="Michael Colvin" w:date="2018-05-23T11:59:00Z"/>
        </w:rPr>
      </w:pPr>
      <w:ins w:id="121" w:author="Michael Colvin" w:date="2018-05-23T11:57:00Z">
        <w:r>
          <w:t xml:space="preserve">Discuss </w:t>
        </w:r>
        <w:r>
          <w:t>Model development</w:t>
        </w:r>
      </w:ins>
    </w:p>
    <w:p w14:paraId="215475B1" w14:textId="60BC571B" w:rsidR="00EF1236" w:rsidRDefault="00EF1236" w:rsidP="00EF1236">
      <w:pPr>
        <w:rPr>
          <w:ins w:id="122" w:author="Michael Colvin" w:date="2018-05-23T11:57:00Z"/>
        </w:rPr>
      </w:pPr>
      <w:ins w:id="123" w:author="Michael Colvin" w:date="2018-05-23T11:59:00Z">
        <w:r>
          <w:t>Discuss optimal decisions… compare to any relevant existing literature</w:t>
        </w:r>
      </w:ins>
      <w:bookmarkStart w:id="124" w:name="_GoBack"/>
      <w:bookmarkEnd w:id="124"/>
      <w:ins w:id="125" w:author="Michael Colvin" w:date="2018-05-23T11:58:00Z">
        <w:r>
          <w:t xml:space="preserve"> </w:t>
        </w:r>
      </w:ins>
    </w:p>
    <w:p w14:paraId="7C6C89F1" w14:textId="77777777" w:rsidR="00EF1236" w:rsidRDefault="00EF1236" w:rsidP="00EF1236">
      <w:pPr>
        <w:rPr>
          <w:ins w:id="126" w:author="Michael Colvin" w:date="2018-05-23T11:58:00Z"/>
        </w:rPr>
      </w:pPr>
    </w:p>
    <w:p w14:paraId="20232155" w14:textId="061B20C7" w:rsidR="00EF1236" w:rsidRDefault="00EF1236" w:rsidP="00EF1236">
      <w:pPr>
        <w:rPr>
          <w:ins w:id="127" w:author="Michael Colvin" w:date="2018-05-23T11:57:00Z"/>
        </w:rPr>
      </w:pPr>
      <w:ins w:id="128" w:author="Michael Colvin" w:date="2018-05-23T11:58:00Z">
        <w:r>
          <w:t xml:space="preserve">Discuss </w:t>
        </w:r>
      </w:ins>
      <w:ins w:id="129" w:author="Michael Colvin" w:date="2018-05-23T11:57:00Z">
        <w:r>
          <w:t xml:space="preserve">Model senstivity analysis (1-2) </w:t>
        </w:r>
      </w:ins>
    </w:p>
    <w:p w14:paraId="5F434207" w14:textId="77777777" w:rsidR="00EF1236" w:rsidRDefault="00EF1236" w:rsidP="00EF1236">
      <w:pPr>
        <w:rPr>
          <w:ins w:id="130" w:author="Michael Colvin" w:date="2018-05-23T11:57:00Z"/>
        </w:rPr>
      </w:pPr>
    </w:p>
    <w:p w14:paraId="0DFA1A79" w14:textId="55218D4C" w:rsidR="00EF1236" w:rsidRDefault="00EF1236" w:rsidP="00E07562">
      <w:pPr>
        <w:rPr>
          <w:ins w:id="131" w:author="Michael Colvin" w:date="2018-05-23T11:57:00Z"/>
        </w:rPr>
        <w:pPrChange w:id="132" w:author="Michael Colvin" w:date="2018-05-23T11:47:00Z">
          <w:pPr>
            <w:pStyle w:val="Heading2"/>
            <w:widowControl/>
            <w:spacing w:before="0" w:after="0"/>
          </w:pPr>
        </w:pPrChange>
      </w:pPr>
    </w:p>
    <w:p w14:paraId="03367747" w14:textId="77777777" w:rsidR="00EF1236" w:rsidRPr="00E07562" w:rsidRDefault="00EF1236" w:rsidP="00E07562">
      <w:pPr>
        <w:rPr>
          <w:rPrChange w:id="133" w:author="Michael Colvin" w:date="2018-05-23T11:47:00Z">
            <w:rPr/>
          </w:rPrChange>
        </w:rPr>
        <w:pPrChange w:id="134" w:author="Michael Colvin" w:date="2018-05-23T11:47:00Z">
          <w:pPr>
            <w:pStyle w:val="Heading2"/>
            <w:widowControl/>
            <w:spacing w:before="0" w:after="0"/>
          </w:pPr>
        </w:pPrChange>
      </w:pPr>
    </w:p>
    <w:p w14:paraId="1D37AE98" w14:textId="5C9AC2ED" w:rsidR="008A1C3A" w:rsidDel="00E07562" w:rsidRDefault="003D6585" w:rsidP="003A65CD">
      <w:pPr>
        <w:pStyle w:val="List"/>
        <w:numPr>
          <w:ilvl w:val="0"/>
          <w:numId w:val="10"/>
        </w:numPr>
        <w:spacing w:after="0"/>
        <w:ind w:left="600" w:hanging="300"/>
        <w:rPr>
          <w:ins w:id="135" w:author="Michael Colvin [2]" w:date="2018-05-23T10:54:00Z"/>
          <w:del w:id="136" w:author="Michael Colvin" w:date="2018-05-23T11:47:00Z"/>
          <w:sz w:val="24"/>
          <w:szCs w:val="24"/>
        </w:rPr>
        <w:pPrChange w:id="137" w:author="Michael Colvin" w:date="2018-05-23T11:47:00Z">
          <w:pPr>
            <w:pStyle w:val="List"/>
            <w:spacing w:after="0"/>
            <w:ind w:left="600" w:hanging="300"/>
          </w:pPr>
        </w:pPrChange>
      </w:pPr>
      <w:del w:id="138" w:author="Michael Colvin" w:date="2018-05-23T11:47:00Z">
        <w:r w:rsidRPr="00E07562" w:rsidDel="00E07562">
          <w:rPr>
            <w:sz w:val="24"/>
            <w:szCs w:val="24"/>
            <w:rPrChange w:id="139" w:author="Michael Colvin" w:date="2018-05-23T11:47:00Z">
              <w:rPr>
                <w:sz w:val="24"/>
                <w:szCs w:val="24"/>
              </w:rPr>
            </w:rPrChange>
          </w:rPr>
          <w:delText>•</w:delText>
        </w:r>
      </w:del>
      <w:ins w:id="140" w:author="Michael Colvin [2]" w:date="2018-05-23T10:55:00Z">
        <w:r w:rsidR="008A1C3A" w:rsidRPr="00E07562">
          <w:rPr>
            <w:sz w:val="24"/>
            <w:szCs w:val="24"/>
            <w:rPrChange w:id="141" w:author="Michael Colvin" w:date="2018-05-23T11:47:00Z">
              <w:rPr>
                <w:sz w:val="24"/>
                <w:szCs w:val="24"/>
              </w:rPr>
            </w:rPrChange>
          </w:rPr>
          <w:t>Study area and problem</w:t>
        </w:r>
      </w:ins>
      <w:ins w:id="142" w:author="Michael Colvin" w:date="2018-05-23T11:47:00Z">
        <w:r w:rsidR="00E07562" w:rsidRPr="00E07562">
          <w:rPr>
            <w:sz w:val="24"/>
            <w:szCs w:val="24"/>
            <w:rPrChange w:id="143" w:author="Michael Colvin" w:date="2018-05-23T11:47:00Z">
              <w:rPr>
                <w:sz w:val="24"/>
                <w:szCs w:val="24"/>
              </w:rPr>
            </w:rPrChange>
          </w:rPr>
          <w:t xml:space="preserve"> </w:t>
        </w:r>
      </w:ins>
      <w:del w:id="144" w:author="Michael Colvin" w:date="2018-05-23T11:47:00Z">
        <w:r w:rsidRPr="00E07562" w:rsidDel="00E07562">
          <w:rPr>
            <w:sz w:val="24"/>
            <w:szCs w:val="24"/>
            <w:rPrChange w:id="145" w:author="Michael Colvin" w:date="2018-05-23T11:47:00Z">
              <w:rPr>
                <w:sz w:val="24"/>
                <w:szCs w:val="24"/>
              </w:rPr>
            </w:rPrChange>
          </w:rPr>
          <w:tab/>
        </w:r>
      </w:del>
      <w:ins w:id="146" w:author="Michael Colvin" w:date="2018-05-23T11:46:00Z">
        <w:r w:rsidR="00E07562" w:rsidRPr="00E07562">
          <w:rPr>
            <w:sz w:val="24"/>
            <w:szCs w:val="24"/>
            <w:rPrChange w:id="147" w:author="Michael Colvin" w:date="2018-05-23T11:47:00Z">
              <w:rPr>
                <w:sz w:val="24"/>
                <w:szCs w:val="24"/>
              </w:rPr>
            </w:rPrChange>
          </w:rPr>
          <w:t>Stakeholder input</w:t>
        </w:r>
      </w:ins>
    </w:p>
    <w:p w14:paraId="1F4170EF" w14:textId="77777777" w:rsidR="00E07562" w:rsidRDefault="00E07562" w:rsidP="003A65CD">
      <w:pPr>
        <w:pStyle w:val="List"/>
        <w:numPr>
          <w:ilvl w:val="0"/>
          <w:numId w:val="10"/>
        </w:numPr>
        <w:spacing w:after="0"/>
        <w:ind w:left="600" w:hanging="300"/>
        <w:rPr>
          <w:ins w:id="148" w:author="Michael Colvin" w:date="2018-05-23T11:47:00Z"/>
          <w:sz w:val="24"/>
          <w:szCs w:val="24"/>
        </w:rPr>
        <w:pPrChange w:id="149" w:author="Michael Colvin" w:date="2018-05-23T11:47:00Z">
          <w:pPr>
            <w:pStyle w:val="List"/>
            <w:spacing w:after="0"/>
            <w:ind w:left="600" w:hanging="300"/>
          </w:pPr>
        </w:pPrChange>
      </w:pPr>
    </w:p>
    <w:p w14:paraId="18F9A3CF" w14:textId="703A343E" w:rsidR="001553DF" w:rsidRPr="00E07562" w:rsidDel="00E07562" w:rsidRDefault="003D6585" w:rsidP="00676C76">
      <w:pPr>
        <w:pStyle w:val="List"/>
        <w:numPr>
          <w:ilvl w:val="0"/>
          <w:numId w:val="10"/>
        </w:numPr>
        <w:spacing w:after="0"/>
        <w:ind w:left="1200" w:hanging="300"/>
        <w:rPr>
          <w:del w:id="150" w:author="Michael Colvin" w:date="2018-05-23T11:47:00Z"/>
          <w:sz w:val="24"/>
          <w:szCs w:val="24"/>
          <w:rPrChange w:id="151" w:author="Michael Colvin" w:date="2018-05-23T11:47:00Z">
            <w:rPr>
              <w:del w:id="152" w:author="Michael Colvin" w:date="2018-05-23T11:47:00Z"/>
              <w:sz w:val="24"/>
              <w:szCs w:val="24"/>
            </w:rPr>
          </w:rPrChange>
        </w:rPr>
        <w:pPrChange w:id="153" w:author="Michael Colvin" w:date="2018-05-23T11:47:00Z">
          <w:pPr>
            <w:pStyle w:val="List"/>
            <w:spacing w:after="0"/>
            <w:ind w:left="600" w:hanging="300"/>
          </w:pPr>
        </w:pPrChange>
      </w:pPr>
      <w:r w:rsidRPr="00E07562">
        <w:rPr>
          <w:sz w:val="24"/>
          <w:szCs w:val="24"/>
          <w:rPrChange w:id="154" w:author="Michael Colvin" w:date="2018-05-23T11:47:00Z">
            <w:rPr>
              <w:sz w:val="24"/>
              <w:szCs w:val="24"/>
            </w:rPr>
          </w:rPrChange>
        </w:rPr>
        <w:t xml:space="preserve">Construction of the influence diagram </w:t>
      </w:r>
    </w:p>
    <w:p w14:paraId="33924877" w14:textId="77777777" w:rsidR="00E07562" w:rsidRDefault="00E07562" w:rsidP="00676C76">
      <w:pPr>
        <w:pStyle w:val="List"/>
        <w:numPr>
          <w:ilvl w:val="0"/>
          <w:numId w:val="10"/>
        </w:numPr>
        <w:spacing w:after="0"/>
        <w:ind w:left="1200" w:hanging="300"/>
        <w:rPr>
          <w:ins w:id="155" w:author="Michael Colvin" w:date="2018-05-23T11:47:00Z"/>
          <w:sz w:val="24"/>
          <w:szCs w:val="24"/>
        </w:rPr>
        <w:pPrChange w:id="156" w:author="Michael Colvin" w:date="2018-05-23T11:47:00Z">
          <w:pPr>
            <w:pStyle w:val="List"/>
            <w:spacing w:after="0"/>
            <w:ind w:left="1200" w:hanging="300"/>
          </w:pPr>
        </w:pPrChange>
      </w:pPr>
    </w:p>
    <w:p w14:paraId="3C0E00AF" w14:textId="54094D5A" w:rsidR="001553DF" w:rsidDel="00E07562" w:rsidRDefault="003D6585" w:rsidP="005C0B36">
      <w:pPr>
        <w:pStyle w:val="List"/>
        <w:numPr>
          <w:ilvl w:val="0"/>
          <w:numId w:val="10"/>
        </w:numPr>
        <w:spacing w:after="0"/>
        <w:ind w:left="1200" w:hanging="300"/>
        <w:rPr>
          <w:del w:id="157" w:author="Michael Colvin" w:date="2018-05-23T11:47:00Z"/>
          <w:sz w:val="24"/>
          <w:szCs w:val="24"/>
        </w:rPr>
        <w:pPrChange w:id="158" w:author="Michael Colvin" w:date="2018-05-23T11:47:00Z">
          <w:pPr>
            <w:pStyle w:val="List"/>
            <w:spacing w:after="0"/>
            <w:ind w:left="1200" w:hanging="300"/>
          </w:pPr>
        </w:pPrChange>
      </w:pPr>
      <w:del w:id="159" w:author="Michael Colvin" w:date="2018-05-23T11:47:00Z">
        <w:r w:rsidRPr="00E07562" w:rsidDel="00E07562">
          <w:rPr>
            <w:sz w:val="24"/>
            <w:szCs w:val="24"/>
            <w:rPrChange w:id="160" w:author="Michael Colvin" w:date="2018-05-23T11:47:00Z">
              <w:rPr>
                <w:sz w:val="24"/>
                <w:szCs w:val="24"/>
              </w:rPr>
            </w:rPrChange>
          </w:rPr>
          <w:delText>•</w:delText>
        </w:r>
        <w:r w:rsidRPr="00E07562" w:rsidDel="00E07562">
          <w:rPr>
            <w:sz w:val="24"/>
            <w:szCs w:val="24"/>
            <w:rPrChange w:id="161" w:author="Michael Colvin" w:date="2018-05-23T11:47:00Z">
              <w:rPr>
                <w:sz w:val="24"/>
                <w:szCs w:val="24"/>
              </w:rPr>
            </w:rPrChange>
          </w:rPr>
          <w:tab/>
        </w:r>
      </w:del>
      <w:ins w:id="162" w:author="Michael Colvin" w:date="2018-05-23T11:47:00Z">
        <w:r w:rsidR="00E07562" w:rsidRPr="00E07562">
          <w:rPr>
            <w:sz w:val="24"/>
            <w:szCs w:val="24"/>
            <w:rPrChange w:id="163" w:author="Michael Colvin" w:date="2018-05-23T11:47:00Z">
              <w:rPr>
                <w:sz w:val="24"/>
                <w:szCs w:val="24"/>
              </w:rPr>
            </w:rPrChange>
          </w:rPr>
          <w:t>D</w:t>
        </w:r>
      </w:ins>
      <w:ins w:id="164" w:author="Michael Colvin" w:date="2018-05-23T11:46:00Z">
        <w:r w:rsidR="00E07562" w:rsidRPr="00E07562">
          <w:rPr>
            <w:sz w:val="24"/>
            <w:szCs w:val="24"/>
            <w:rPrChange w:id="165" w:author="Michael Colvin" w:date="2018-05-23T11:47:00Z">
              <w:rPr>
                <w:sz w:val="24"/>
                <w:szCs w:val="24"/>
              </w:rPr>
            </w:rPrChange>
          </w:rPr>
          <w:t>ecisions</w:t>
        </w:r>
      </w:ins>
      <w:del w:id="166" w:author="Michael Colvin" w:date="2018-05-23T11:46:00Z">
        <w:r w:rsidRPr="00E07562" w:rsidDel="00E07562">
          <w:rPr>
            <w:sz w:val="24"/>
            <w:szCs w:val="24"/>
            <w:rPrChange w:id="167" w:author="Michael Colvin" w:date="2018-05-23T11:47:00Z">
              <w:rPr>
                <w:sz w:val="24"/>
                <w:szCs w:val="24"/>
              </w:rPr>
            </w:rPrChange>
          </w:rPr>
          <w:delText>Stakeholder input</w:delText>
        </w:r>
      </w:del>
      <w:r w:rsidRPr="00E07562">
        <w:rPr>
          <w:sz w:val="24"/>
          <w:szCs w:val="24"/>
          <w:rPrChange w:id="168" w:author="Michael Colvin" w:date="2018-05-23T11:47:00Z">
            <w:rPr>
              <w:sz w:val="24"/>
              <w:szCs w:val="24"/>
            </w:rPr>
          </w:rPrChange>
        </w:rPr>
        <w:t xml:space="preserve"> </w:t>
      </w:r>
    </w:p>
    <w:p w14:paraId="03E96292" w14:textId="77777777" w:rsidR="00E07562" w:rsidRPr="00E07562" w:rsidRDefault="00E07562" w:rsidP="005C0B36">
      <w:pPr>
        <w:pStyle w:val="List"/>
        <w:numPr>
          <w:ilvl w:val="0"/>
          <w:numId w:val="10"/>
        </w:numPr>
        <w:spacing w:after="0"/>
        <w:ind w:left="1200" w:hanging="300"/>
        <w:rPr>
          <w:ins w:id="169" w:author="Michael Colvin" w:date="2018-05-23T11:47:00Z"/>
          <w:sz w:val="24"/>
          <w:szCs w:val="24"/>
          <w:rPrChange w:id="170" w:author="Michael Colvin" w:date="2018-05-23T11:47:00Z">
            <w:rPr>
              <w:ins w:id="171" w:author="Michael Colvin" w:date="2018-05-23T11:47:00Z"/>
              <w:sz w:val="24"/>
              <w:szCs w:val="24"/>
            </w:rPr>
          </w:rPrChange>
        </w:rPr>
        <w:pPrChange w:id="172" w:author="Michael Colvin" w:date="2018-05-23T11:47:00Z">
          <w:pPr>
            <w:pStyle w:val="List"/>
            <w:spacing w:after="0"/>
            <w:ind w:left="1200" w:hanging="300"/>
          </w:pPr>
        </w:pPrChange>
      </w:pPr>
    </w:p>
    <w:p w14:paraId="6C1B2FD8" w14:textId="385D2D72" w:rsidR="00E07562" w:rsidRPr="00E07562" w:rsidRDefault="003D6585" w:rsidP="005C0B36">
      <w:pPr>
        <w:pStyle w:val="List"/>
        <w:numPr>
          <w:ilvl w:val="0"/>
          <w:numId w:val="10"/>
        </w:numPr>
        <w:spacing w:after="0"/>
        <w:ind w:left="1200" w:hanging="300"/>
        <w:rPr>
          <w:ins w:id="173" w:author="Michael Colvin" w:date="2018-05-23T11:46:00Z"/>
          <w:sz w:val="24"/>
          <w:szCs w:val="24"/>
          <w:rPrChange w:id="174" w:author="Michael Colvin" w:date="2018-05-23T11:47:00Z">
            <w:rPr>
              <w:ins w:id="175" w:author="Michael Colvin" w:date="2018-05-23T11:46:00Z"/>
              <w:sz w:val="24"/>
              <w:szCs w:val="24"/>
            </w:rPr>
          </w:rPrChange>
        </w:rPr>
        <w:pPrChange w:id="176" w:author="Michael Colvin" w:date="2018-05-23T11:47:00Z">
          <w:pPr>
            <w:pStyle w:val="List"/>
            <w:spacing w:after="0"/>
            <w:ind w:left="1200" w:hanging="300"/>
          </w:pPr>
        </w:pPrChange>
      </w:pPr>
      <w:del w:id="177" w:author="Michael Colvin" w:date="2018-05-23T11:47:00Z">
        <w:r w:rsidRPr="00E07562" w:rsidDel="00E07562">
          <w:rPr>
            <w:sz w:val="24"/>
            <w:szCs w:val="24"/>
            <w:rPrChange w:id="178" w:author="Michael Colvin" w:date="2018-05-23T11:47:00Z">
              <w:rPr>
                <w:sz w:val="24"/>
                <w:szCs w:val="24"/>
              </w:rPr>
            </w:rPrChange>
          </w:rPr>
          <w:delText>•</w:delText>
        </w:r>
        <w:r w:rsidRPr="00E07562" w:rsidDel="00E07562">
          <w:rPr>
            <w:sz w:val="24"/>
            <w:szCs w:val="24"/>
            <w:rPrChange w:id="179" w:author="Michael Colvin" w:date="2018-05-23T11:47:00Z">
              <w:rPr>
                <w:sz w:val="24"/>
                <w:szCs w:val="24"/>
              </w:rPr>
            </w:rPrChange>
          </w:rPr>
          <w:tab/>
        </w:r>
      </w:del>
      <w:del w:id="180" w:author="Michael Colvin" w:date="2018-05-23T11:46:00Z">
        <w:r w:rsidRPr="00E07562" w:rsidDel="00E07562">
          <w:rPr>
            <w:sz w:val="24"/>
            <w:szCs w:val="24"/>
            <w:rPrChange w:id="181" w:author="Michael Colvin" w:date="2018-05-23T11:47:00Z">
              <w:rPr>
                <w:sz w:val="24"/>
                <w:szCs w:val="24"/>
              </w:rPr>
            </w:rPrChange>
          </w:rPr>
          <w:delText>Trimming down the objectives</w:delText>
        </w:r>
      </w:del>
      <w:ins w:id="182" w:author="Michael Colvin" w:date="2018-05-23T11:46:00Z">
        <w:r w:rsidR="00E07562" w:rsidRPr="00E07562">
          <w:rPr>
            <w:sz w:val="24"/>
            <w:szCs w:val="24"/>
            <w:rPrChange w:id="183" w:author="Michael Colvin" w:date="2018-05-23T11:47:00Z">
              <w:rPr>
                <w:sz w:val="24"/>
                <w:szCs w:val="24"/>
              </w:rPr>
            </w:rPrChange>
          </w:rPr>
          <w:t>Uncertainties-nature nodes</w:t>
        </w:r>
      </w:ins>
    </w:p>
    <w:p w14:paraId="003D142B" w14:textId="5EB45BC9" w:rsidR="001553DF" w:rsidDel="00E07562" w:rsidRDefault="003D6585" w:rsidP="003E2AAC">
      <w:pPr>
        <w:pStyle w:val="List"/>
        <w:spacing w:after="0"/>
        <w:ind w:left="1200" w:hanging="300"/>
        <w:rPr>
          <w:del w:id="184" w:author="Michael Colvin" w:date="2018-05-23T11:46:00Z"/>
          <w:sz w:val="24"/>
          <w:szCs w:val="24"/>
        </w:rPr>
      </w:pPr>
      <w:del w:id="185" w:author="Michael Colvin" w:date="2018-05-23T11:46:00Z">
        <w:r w:rsidDel="00E07562">
          <w:rPr>
            <w:sz w:val="24"/>
            <w:szCs w:val="24"/>
          </w:rPr>
          <w:delText xml:space="preserve"> </w:delText>
        </w:r>
      </w:del>
    </w:p>
    <w:p w14:paraId="423B59E3" w14:textId="61AB20CF" w:rsidR="001553DF" w:rsidRDefault="003D6585" w:rsidP="003E2AAC">
      <w:pPr>
        <w:pStyle w:val="List"/>
        <w:spacing w:after="0"/>
        <w:ind w:left="1200" w:hanging="300"/>
        <w:rPr>
          <w:sz w:val="24"/>
          <w:szCs w:val="24"/>
        </w:rPr>
      </w:pPr>
      <w:r>
        <w:rPr>
          <w:sz w:val="24"/>
          <w:szCs w:val="24"/>
        </w:rPr>
        <w:t>•</w:t>
      </w:r>
      <w:r>
        <w:rPr>
          <w:sz w:val="24"/>
          <w:szCs w:val="24"/>
        </w:rPr>
        <w:tab/>
      </w:r>
      <w:ins w:id="186" w:author="Michael Colvin" w:date="2018-05-23T11:47:00Z">
        <w:r w:rsidR="00E07562">
          <w:rPr>
            <w:sz w:val="24"/>
            <w:szCs w:val="24"/>
          </w:rPr>
          <w:t>Valuing outcomes</w:t>
        </w:r>
      </w:ins>
      <w:del w:id="187" w:author="Michael Colvin" w:date="2018-05-23T11:47:00Z">
        <w:r w:rsidDel="00E07562">
          <w:rPr>
            <w:sz w:val="24"/>
            <w:szCs w:val="24"/>
          </w:rPr>
          <w:delText xml:space="preserve">FO1 </w:delText>
        </w:r>
      </w:del>
    </w:p>
    <w:p w14:paraId="79F43001"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FO2 </w:t>
      </w:r>
    </w:p>
    <w:p w14:paraId="27E29D16"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Adding Mean </w:t>
      </w:r>
      <w:r>
        <w:rPr>
          <w:sz w:val="24"/>
          <w:szCs w:val="24"/>
        </w:rPr>
        <w:fldChar w:fldCharType="begin"/>
      </w:r>
      <w:r>
        <w:rPr>
          <w:sz w:val="24"/>
          <w:szCs w:val="24"/>
        </w:rPr>
        <w:instrText xml:space="preserve"> EQ </w:instrText>
      </w:r>
      <w:r>
        <w:rPr>
          <w:i/>
          <w:iCs/>
          <w:sz w:val="24"/>
          <w:szCs w:val="24"/>
        </w:rPr>
        <w:instrText>p</w:instrText>
      </w:r>
      <w:r>
        <w:rPr>
          <w:sz w:val="24"/>
          <w:szCs w:val="24"/>
        </w:rPr>
        <w:instrText>\s\do6(</w:instrText>
      </w:r>
      <w:r>
        <w:instrText>0</w:instrText>
      </w:r>
      <w:r>
        <w:rPr>
          <w:sz w:val="24"/>
          <w:szCs w:val="24"/>
        </w:rPr>
        <w:instrText>)</w:instrText>
      </w:r>
      <w:r>
        <w:rPr>
          <w:sz w:val="24"/>
          <w:szCs w:val="24"/>
        </w:rPr>
        <w:fldChar w:fldCharType="end"/>
      </w:r>
      <w:r>
        <w:rPr>
          <w:sz w:val="24"/>
          <w:szCs w:val="24"/>
        </w:rPr>
        <w:t xml:space="preserve"> </w:t>
      </w:r>
    </w:p>
    <w:p w14:paraId="3BB11F3F"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FO3 </w:t>
      </w:r>
    </w:p>
    <w:p w14:paraId="15088DF4"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FO4 </w:t>
      </w:r>
    </w:p>
    <w:p w14:paraId="043A89DC"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FO5 </w:t>
      </w:r>
    </w:p>
    <w:p w14:paraId="54C76395" w14:textId="77777777" w:rsidR="001553DF" w:rsidRDefault="003D6585" w:rsidP="003E2AAC">
      <w:pPr>
        <w:pStyle w:val="List"/>
        <w:spacing w:after="0"/>
        <w:ind w:left="600" w:hanging="300"/>
        <w:rPr>
          <w:sz w:val="24"/>
          <w:szCs w:val="24"/>
        </w:rPr>
      </w:pPr>
      <w:r>
        <w:rPr>
          <w:sz w:val="24"/>
          <w:szCs w:val="24"/>
        </w:rPr>
        <w:t>•</w:t>
      </w:r>
      <w:r>
        <w:rPr>
          <w:sz w:val="24"/>
          <w:szCs w:val="24"/>
        </w:rPr>
        <w:tab/>
        <w:t xml:space="preserve">Parameterization </w:t>
      </w:r>
    </w:p>
    <w:p w14:paraId="004440D8"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Uncertainties </w:t>
      </w:r>
    </w:p>
    <w:p w14:paraId="55785FA8"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LB/UB Baseline Catchability </w:t>
      </w:r>
    </w:p>
    <w:p w14:paraId="05FA8AED"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LB/UB Catchability Variation </w:t>
      </w:r>
    </w:p>
    <w:p w14:paraId="77B04E42"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Movement </w:t>
      </w:r>
    </w:p>
    <w:p w14:paraId="41B7219A"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Recruitment </w:t>
      </w:r>
    </w:p>
    <w:p w14:paraId="2990F2E1"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Interception Location </w:t>
      </w:r>
    </w:p>
    <w:p w14:paraId="38C264BA"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Detection Probability </w:t>
      </w:r>
    </w:p>
    <w:p w14:paraId="149EF5E3" w14:textId="77777777" w:rsidR="001553DF" w:rsidRDefault="003D6585" w:rsidP="003E2AAC">
      <w:pPr>
        <w:pStyle w:val="List"/>
        <w:spacing w:after="0"/>
        <w:ind w:left="1800" w:hanging="300"/>
        <w:rPr>
          <w:sz w:val="24"/>
          <w:szCs w:val="24"/>
        </w:rPr>
      </w:pPr>
      <w:r>
        <w:rPr>
          <w:sz w:val="24"/>
          <w:szCs w:val="24"/>
        </w:rPr>
        <w:t>•</w:t>
      </w:r>
      <w:r>
        <w:rPr>
          <w:sz w:val="24"/>
          <w:szCs w:val="24"/>
        </w:rPr>
        <w:tab/>
        <w:t xml:space="preserve">Basin </w:t>
      </w:r>
    </w:p>
    <w:p w14:paraId="314BAF6D" w14:textId="6BF69037" w:rsidR="001553DF" w:rsidRDefault="003D6585" w:rsidP="003E2AAC">
      <w:pPr>
        <w:pStyle w:val="List"/>
        <w:spacing w:after="0"/>
        <w:ind w:left="1200" w:hanging="300"/>
        <w:rPr>
          <w:sz w:val="24"/>
          <w:szCs w:val="24"/>
        </w:rPr>
      </w:pPr>
      <w:r>
        <w:rPr>
          <w:sz w:val="24"/>
          <w:szCs w:val="24"/>
        </w:rPr>
        <w:t>•</w:t>
      </w:r>
      <w:r>
        <w:rPr>
          <w:sz w:val="24"/>
          <w:szCs w:val="24"/>
        </w:rPr>
        <w:tab/>
        <w:t xml:space="preserve">Mean </w:t>
      </w:r>
      <w:r>
        <w:rPr>
          <w:sz w:val="24"/>
          <w:szCs w:val="24"/>
        </w:rPr>
        <w:fldChar w:fldCharType="begin"/>
      </w:r>
      <w:r>
        <w:rPr>
          <w:sz w:val="24"/>
          <w:szCs w:val="24"/>
        </w:rPr>
        <w:instrText xml:space="preserve"> EQ </w:instrText>
      </w:r>
      <w:r>
        <w:rPr>
          <w:i/>
          <w:iCs/>
          <w:sz w:val="24"/>
          <w:szCs w:val="24"/>
        </w:rPr>
        <w:instrText>p</w:instrText>
      </w:r>
      <w:r>
        <w:rPr>
          <w:sz w:val="24"/>
          <w:szCs w:val="24"/>
        </w:rPr>
        <w:instrText>\s\do6(</w:instrText>
      </w:r>
      <w:r>
        <w:instrText>0</w:instrText>
      </w:r>
      <w:r>
        <w:rPr>
          <w:sz w:val="24"/>
          <w:szCs w:val="24"/>
        </w:rPr>
        <w:instrText>)</w:instrText>
      </w:r>
      <w:r>
        <w:rPr>
          <w:sz w:val="24"/>
          <w:szCs w:val="24"/>
        </w:rPr>
        <w:fldChar w:fldCharType="end"/>
      </w:r>
      <w:r>
        <w:rPr>
          <w:sz w:val="24"/>
          <w:szCs w:val="24"/>
        </w:rPr>
        <w:t xml:space="preserve"> </w:t>
      </w:r>
    </w:p>
    <w:p w14:paraId="0FDB5134" w14:textId="77777777" w:rsidR="004A1618" w:rsidRDefault="004A1618" w:rsidP="004A1618">
      <w:pPr>
        <w:pStyle w:val="Heading3"/>
        <w:widowControl/>
        <w:spacing w:before="180"/>
      </w:pPr>
      <w:r>
        <w:t xml:space="preserve">Mean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w:t>
      </w:r>
    </w:p>
    <w:p w14:paraId="6BC6FAE0" w14:textId="5A46E46E" w:rsidR="004A1618" w:rsidRDefault="004A1618" w:rsidP="004A1618">
      <w:pPr>
        <w:spacing w:before="60"/>
        <w:ind w:firstLine="720"/>
      </w:pPr>
      <w:commentRangeStart w:id="188"/>
      <w:r>
        <w:t>The probability of not being captured during the sampling year (</w:t>
      </w:r>
      <w:r w:rsidRPr="006442A7">
        <w:rPr>
          <w:position w:val="-12"/>
        </w:rPr>
        <w:object w:dxaOrig="300" w:dyaOrig="360" w14:anchorId="5556B949">
          <v:shape id="_x0000_i1025" type="#_x0000_t75" style="width:15.25pt;height:18.55pt" o:ole="">
            <v:imagedata r:id="rId12" o:title=""/>
          </v:shape>
          <o:OLEObject Type="Embed" ProgID="Equation.DSMT4" ShapeID="_x0000_i1025" DrawAspect="Content" ObjectID="_1588582068" r:id="rId13"/>
        </w:object>
      </w:r>
      <w:r>
        <w:t xml:space="preserve">) </w:t>
      </w:r>
      <w:del w:id="189" w:author="Michael Colvin [2]" w:date="2018-05-23T10:55:00Z">
        <w:r w:rsidDel="008A1C3A">
          <w:delText xml:space="preserve">is </w:delText>
        </w:r>
      </w:del>
      <w:ins w:id="190" w:author="Michael Colvin [2]" w:date="2018-05-23T10:55:00Z">
        <w:r w:rsidR="008A1C3A">
          <w:t xml:space="preserve">was </w:t>
        </w:r>
      </w:ins>
      <w:r>
        <w:t>a function of the occasion-level capture probability and the number of secondary sampling occasions for a particular gear.</w:t>
      </w:r>
      <w:commentRangeEnd w:id="188"/>
      <w:r w:rsidR="008A1C3A">
        <w:rPr>
          <w:rStyle w:val="CommentReference"/>
        </w:rPr>
        <w:commentReference w:id="188"/>
      </w:r>
      <w:r>
        <w:t xml:space="preserve"> Assuming independence, the probability of not being captured during the sampling year</w:t>
      </w:r>
      <w:del w:id="191" w:author="Michael Colvin [2]" w:date="2018-05-23T10:57:00Z">
        <w:r w:rsidDel="008A1C3A">
          <w:delText>,</w:delText>
        </w:r>
      </w:del>
      <w:r>
        <w:t xml:space="preserve"> is the product of the probabilities of not being captured during each sampling occasion that year, or </w:t>
      </w:r>
    </w:p>
    <w:p w14:paraId="4B934C0D" w14:textId="77777777" w:rsidR="004A1618" w:rsidRDefault="004A1618" w:rsidP="004A1618">
      <w:pPr>
        <w:pStyle w:val="equationNum"/>
        <w:tabs>
          <w:tab w:val="center" w:pos="4680"/>
          <w:tab w:val="right" w:pos="6900"/>
        </w:tabs>
      </w:pPr>
      <w:r>
        <w:tab/>
      </w:r>
      <w:r>
        <w:fldChar w:fldCharType="begin"/>
      </w:r>
      <w:r>
        <w:instrText xml:space="preserve"> EQ </w:instrText>
      </w:r>
      <w:r>
        <w:rPr>
          <w:i/>
          <w:iCs/>
        </w:rPr>
        <w:instrText>p</w:instrText>
      </w:r>
      <w:r>
        <w:instrText>\s\do6(</w:instrText>
      </w:r>
      <w:r>
        <w:rPr>
          <w:sz w:val="20"/>
          <w:szCs w:val="20"/>
        </w:rPr>
        <w:instrText>0</w:instrText>
      </w:r>
      <w:r>
        <w:instrText>)= \i \pr(</w:instrText>
      </w:r>
      <w:r>
        <w:rPr>
          <w:i/>
          <w:iCs/>
        </w:rPr>
        <w:instrText>i</w:instrText>
      </w:r>
      <w:r>
        <w:instrText>=1,</w:instrText>
      </w:r>
      <w:r>
        <w:rPr>
          <w:i/>
          <w:iCs/>
        </w:rPr>
        <w:instrText>N</w:instrText>
      </w:r>
      <w:r>
        <w:instrText>\s\do6(</w:instrText>
      </w:r>
      <w:r>
        <w:rPr>
          <w:i/>
          <w:iCs/>
          <w:sz w:val="20"/>
          <w:szCs w:val="20"/>
        </w:rPr>
        <w:instrText>occ</w:instrText>
      </w:r>
      <w:r>
        <w:instrText>), )(1−</w:instrText>
      </w:r>
      <w:r>
        <w:rPr>
          <w:i/>
          <w:iCs/>
        </w:rPr>
        <w:instrText>p</w:instrText>
      </w:r>
      <w:r>
        <w:instrText>\s\do6(</w:instrText>
      </w:r>
      <w:r>
        <w:rPr>
          <w:i/>
          <w:iCs/>
          <w:sz w:val="20"/>
          <w:szCs w:val="20"/>
        </w:rPr>
        <w:instrText>i</w:instrText>
      </w:r>
      <w:r>
        <w:instrText>))\,</w:instrText>
      </w:r>
      <w:r>
        <w:fldChar w:fldCharType="end"/>
      </w:r>
      <w:r>
        <w:tab/>
      </w:r>
      <w:r>
        <w:tab/>
      </w:r>
      <w:r>
        <w:tab/>
      </w:r>
      <w:r>
        <w:tab/>
        <w:t>(1)</w:t>
      </w:r>
    </w:p>
    <w:p w14:paraId="6CD95F1E" w14:textId="77777777" w:rsidR="004A1618" w:rsidRDefault="004A1618" w:rsidP="004A1618">
      <w:r>
        <w:t>where</w:t>
      </w:r>
    </w:p>
    <w:p w14:paraId="6A22FE47" w14:textId="77777777" w:rsidR="004A1618" w:rsidRDefault="004A1618" w:rsidP="004A1618">
      <w:pPr>
        <w:ind w:firstLine="720"/>
      </w:pPr>
      <w:r>
        <w:lastRenderedPageBreak/>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is the probability of not being captured during the sampling year,</w:t>
      </w:r>
    </w:p>
    <w:p w14:paraId="5B81D7B6" w14:textId="77777777" w:rsidR="004A1618" w:rsidRDefault="004A1618" w:rsidP="004A1618">
      <w:pPr>
        <w:ind w:firstLine="720"/>
      </w:pPr>
      <w:r>
        <w:fldChar w:fldCharType="begin"/>
      </w:r>
      <w:r>
        <w:instrText xml:space="preserve"> EQ </w:instrText>
      </w:r>
      <w:r>
        <w:rPr>
          <w:i/>
          <w:iCs/>
        </w:rPr>
        <w:instrText>p</w:instrText>
      </w:r>
      <w:r>
        <w:instrText>\s\do6(</w:instrText>
      </w:r>
      <w:r>
        <w:rPr>
          <w:i/>
          <w:iCs/>
          <w:sz w:val="20"/>
          <w:szCs w:val="20"/>
        </w:rPr>
        <w:instrText>i</w:instrText>
      </w:r>
      <w:r>
        <w:instrText>)</w:instrText>
      </w:r>
      <w:r>
        <w:fldChar w:fldCharType="end"/>
      </w:r>
      <w:r>
        <w:t xml:space="preserve"> is the occasion-level capture probability during the </w:t>
      </w:r>
      <w:r>
        <w:rPr>
          <w:i/>
          <w:iCs/>
        </w:rPr>
        <w:t>i</w:t>
      </w:r>
      <w:r>
        <w:t>th sampling occasion,</w:t>
      </w:r>
    </w:p>
    <w:p w14:paraId="1F3D4CDE" w14:textId="77777777" w:rsidR="004A1618" w:rsidRDefault="004A1618" w:rsidP="004A1618">
      <w:pPr>
        <w:ind w:firstLine="720"/>
      </w:pPr>
      <w:r>
        <w:fldChar w:fldCharType="begin"/>
      </w:r>
      <w:r>
        <w:instrText xml:space="preserve"> EQ </w:instrText>
      </w:r>
      <w:r>
        <w:rPr>
          <w:i/>
          <w:iCs/>
        </w:rPr>
        <w:instrText>N</w:instrText>
      </w:r>
      <w:r>
        <w:instrText>\s\do6(</w:instrText>
      </w:r>
      <w:r>
        <w:rPr>
          <w:i/>
          <w:iCs/>
          <w:sz w:val="20"/>
          <w:szCs w:val="20"/>
        </w:rPr>
        <w:instrText>occ</w:instrText>
      </w:r>
      <w:r>
        <w:instrText>)</w:instrText>
      </w:r>
      <w:r>
        <w:fldChar w:fldCharType="end"/>
      </w:r>
      <w:r>
        <w:t xml:space="preserve"> is the number of sampling occasions during the sampling year, and</w:t>
      </w:r>
    </w:p>
    <w:p w14:paraId="0DBA9BC5" w14:textId="77777777" w:rsidR="004A1618" w:rsidRDefault="004A1618" w:rsidP="004A1618">
      <w:pPr>
        <w:ind w:firstLine="720"/>
      </w:pPr>
      <w:r>
        <w:rPr>
          <w:i/>
          <w:iCs/>
        </w:rPr>
        <w:t>i</w:t>
      </w:r>
      <w:r>
        <w:t xml:space="preserve"> indexes occasions within the sampling year.</w:t>
      </w:r>
    </w:p>
    <w:p w14:paraId="4AF6941B" w14:textId="77777777" w:rsidR="004A1618" w:rsidRDefault="004A1618" w:rsidP="004A1618"/>
    <w:p w14:paraId="709CAAD8" w14:textId="77777777" w:rsidR="004A1618" w:rsidRDefault="004A1618" w:rsidP="004A1618">
      <w:commentRangeStart w:id="192"/>
      <w:r>
        <w:t xml:space="preserve">For example, if a fish is capture with probability </w:t>
      </w:r>
      <w:r>
        <w:fldChar w:fldCharType="begin"/>
      </w:r>
      <w:r>
        <w:instrText xml:space="preserve"> EQ </w:instrText>
      </w:r>
      <w:r>
        <w:rPr>
          <w:i/>
          <w:iCs/>
        </w:rPr>
        <w:instrText>p</w:instrText>
      </w:r>
      <w:r>
        <w:instrText>\s\do6(</w:instrText>
      </w:r>
      <w:r>
        <w:rPr>
          <w:sz w:val="20"/>
          <w:szCs w:val="20"/>
        </w:rPr>
        <w:instrText>1</w:instrText>
      </w:r>
      <w:r>
        <w:instrText>)</w:instrText>
      </w:r>
      <w:r>
        <w:fldChar w:fldCharType="end"/>
      </w:r>
      <w:r>
        <w:t xml:space="preserve"> during the first sampling occasion, then the probability of not being captured during the first occasion is </w:t>
      </w:r>
      <w:r>
        <w:fldChar w:fldCharType="begin"/>
      </w:r>
      <w:r>
        <w:instrText xml:space="preserve"> EQ 1−</w:instrText>
      </w:r>
      <w:r>
        <w:rPr>
          <w:i/>
          <w:iCs/>
        </w:rPr>
        <w:instrText>p</w:instrText>
      </w:r>
      <w:r>
        <w:instrText>\s\do6(</w:instrText>
      </w:r>
      <w:r>
        <w:rPr>
          <w:sz w:val="20"/>
          <w:szCs w:val="20"/>
        </w:rPr>
        <w:instrText>1</w:instrText>
      </w:r>
      <w:r>
        <w:instrText>)</w:instrText>
      </w:r>
      <w:r>
        <w:fldChar w:fldCharType="end"/>
      </w:r>
      <w:r>
        <w:t xml:space="preserve">. Additionally, if there were three sampling occasions with capture probabilities </w:t>
      </w:r>
      <w:r>
        <w:fldChar w:fldCharType="begin"/>
      </w:r>
      <w:r>
        <w:instrText xml:space="preserve"> EQ </w:instrText>
      </w:r>
      <w:r>
        <w:rPr>
          <w:i/>
          <w:iCs/>
        </w:rPr>
        <w:instrText>p</w:instrText>
      </w:r>
      <w:r>
        <w:instrText>\s\do6(</w:instrText>
      </w:r>
      <w:r>
        <w:rPr>
          <w:sz w:val="20"/>
          <w:szCs w:val="20"/>
        </w:rPr>
        <w:instrText>1</w:instrText>
      </w:r>
      <w:r>
        <w:instrText>)</w:instrText>
      </w:r>
      <w:r>
        <w:fldChar w:fldCharType="end"/>
      </w:r>
      <w:r>
        <w:t xml:space="preserve">, </w:t>
      </w:r>
      <w:r>
        <w:fldChar w:fldCharType="begin"/>
      </w:r>
      <w:r>
        <w:instrText xml:space="preserve"> EQ </w:instrText>
      </w:r>
      <w:r>
        <w:rPr>
          <w:i/>
          <w:iCs/>
        </w:rPr>
        <w:instrText>p</w:instrText>
      </w:r>
      <w:r>
        <w:instrText>\s\do6(</w:instrText>
      </w:r>
      <w:r>
        <w:rPr>
          <w:sz w:val="20"/>
          <w:szCs w:val="20"/>
        </w:rPr>
        <w:instrText>2</w:instrText>
      </w:r>
      <w:r>
        <w:instrText>)</w:instrText>
      </w:r>
      <w:r>
        <w:fldChar w:fldCharType="end"/>
      </w:r>
      <w:r>
        <w:t xml:space="preserve">, and </w:t>
      </w:r>
      <w:r>
        <w:fldChar w:fldCharType="begin"/>
      </w:r>
      <w:r>
        <w:instrText xml:space="preserve"> EQ </w:instrText>
      </w:r>
      <w:r>
        <w:rPr>
          <w:i/>
          <w:iCs/>
        </w:rPr>
        <w:instrText>p</w:instrText>
      </w:r>
      <w:r>
        <w:instrText>\s\do6(</w:instrText>
      </w:r>
      <w:r>
        <w:rPr>
          <w:sz w:val="20"/>
          <w:szCs w:val="20"/>
        </w:rPr>
        <w:instrText>3</w:instrText>
      </w:r>
      <w:r>
        <w:instrText>)</w:instrText>
      </w:r>
      <w:r>
        <w:fldChar w:fldCharType="end"/>
      </w:r>
      <w:r>
        <w:t xml:space="preserve">, then the probability of not being captured is the probability of not being caught during occasion 1 </w:t>
      </w:r>
      <w:r>
        <w:rPr>
          <w:i/>
          <w:iCs/>
        </w:rPr>
        <w:t>and</w:t>
      </w:r>
      <w:r>
        <w:t xml:space="preserve"> not being caught during occasion 2 </w:t>
      </w:r>
      <w:r>
        <w:rPr>
          <w:i/>
          <w:iCs/>
        </w:rPr>
        <w:t>and</w:t>
      </w:r>
      <w:r>
        <w:t xml:space="preserve"> occasion 3, or, </w:t>
      </w:r>
      <w:r>
        <w:fldChar w:fldCharType="begin"/>
      </w:r>
      <w:r>
        <w:instrText xml:space="preserve"> EQ (1−</w:instrText>
      </w:r>
      <w:r>
        <w:rPr>
          <w:i/>
          <w:iCs/>
        </w:rPr>
        <w:instrText>p</w:instrText>
      </w:r>
      <w:r>
        <w:instrText>\s\do6(</w:instrText>
      </w:r>
      <w:r>
        <w:rPr>
          <w:sz w:val="20"/>
          <w:szCs w:val="20"/>
        </w:rPr>
        <w:instrText>1</w:instrText>
      </w:r>
      <w:r>
        <w:instrText>))(1−</w:instrText>
      </w:r>
      <w:r>
        <w:rPr>
          <w:i/>
          <w:iCs/>
        </w:rPr>
        <w:instrText>p</w:instrText>
      </w:r>
      <w:r>
        <w:instrText>\s\do6(</w:instrText>
      </w:r>
      <w:r>
        <w:rPr>
          <w:sz w:val="20"/>
          <w:szCs w:val="20"/>
        </w:rPr>
        <w:instrText>2</w:instrText>
      </w:r>
      <w:r>
        <w:instrText>))(1−</w:instrText>
      </w:r>
      <w:r>
        <w:rPr>
          <w:i/>
          <w:iCs/>
        </w:rPr>
        <w:instrText>p</w:instrText>
      </w:r>
      <w:r>
        <w:instrText>\s\do6(</w:instrText>
      </w:r>
      <w:r>
        <w:rPr>
          <w:sz w:val="20"/>
          <w:szCs w:val="20"/>
        </w:rPr>
        <w:instrText>3</w:instrText>
      </w:r>
      <w:r>
        <w:instrText>))</w:instrText>
      </w:r>
      <w:r>
        <w:fldChar w:fldCharType="end"/>
      </w:r>
      <w:r>
        <w:t>.</w:t>
      </w:r>
      <w:commentRangeEnd w:id="192"/>
      <w:r w:rsidR="008A1C3A">
        <w:rPr>
          <w:rStyle w:val="CommentReference"/>
        </w:rPr>
        <w:commentReference w:id="192"/>
      </w:r>
    </w:p>
    <w:p w14:paraId="455314E8" w14:textId="77777777" w:rsidR="004A1618" w:rsidRDefault="004A1618" w:rsidP="004A1618"/>
    <w:p w14:paraId="1F55EC9D" w14:textId="77777777" w:rsidR="004A1618" w:rsidRDefault="004A1618" w:rsidP="004A1618">
      <w:pPr>
        <w:ind w:firstLine="720"/>
      </w:pPr>
      <w:r>
        <w:t xml:space="preserve">We simulated gear-specific occasion level capture probabilities as a function of </w:t>
      </w:r>
      <w:commentRangeStart w:id="193"/>
      <w:r>
        <w:t>deployment</w:t>
      </w:r>
      <w:commentRangeEnd w:id="193"/>
      <w:r w:rsidR="008A1C3A">
        <w:rPr>
          <w:rStyle w:val="CommentReference"/>
        </w:rPr>
        <w:commentReference w:id="193"/>
      </w:r>
      <w:r>
        <w:t xml:space="preserve">-level effort and catchability. In particular, we let </w:t>
      </w:r>
    </w:p>
    <w:p w14:paraId="3E62FED4" w14:textId="77777777" w:rsidR="004A1618" w:rsidRDefault="004A1618" w:rsidP="004A1618">
      <w:pPr>
        <w:pStyle w:val="equationNum"/>
        <w:tabs>
          <w:tab w:val="center" w:pos="4680"/>
          <w:tab w:val="right" w:pos="6900"/>
        </w:tabs>
      </w:pPr>
      <w:r>
        <w:tab/>
      </w:r>
      <w:r>
        <w:fldChar w:fldCharType="begin"/>
      </w:r>
      <w:r>
        <w:instrText xml:space="preserve"> EQ </w:instrText>
      </w:r>
      <w:r>
        <w:rPr>
          <w:i/>
          <w:iCs/>
        </w:rPr>
        <w:instrText>p</w:instrText>
      </w:r>
      <w:r>
        <w:instrText>\s\do6(</w:instrText>
      </w:r>
      <w:r>
        <w:rPr>
          <w:i/>
          <w:iCs/>
          <w:sz w:val="20"/>
          <w:szCs w:val="20"/>
        </w:rPr>
        <w:instrText>i</w:instrText>
      </w:r>
      <w:r>
        <w:instrText>)=min \b \bc\{ (1\, \i \su(</w:instrText>
      </w:r>
      <w:r>
        <w:rPr>
          <w:i/>
          <w:iCs/>
        </w:rPr>
        <w:instrText>k</w:instrText>
      </w:r>
      <w:r>
        <w:instrText>=1,8, )</w:instrText>
      </w:r>
      <w:r>
        <w:rPr>
          <w:i/>
          <w:iCs/>
        </w:rPr>
        <w:instrText>q</w:instrText>
      </w:r>
      <w:r>
        <w:instrText>\s\do6(</w:instrText>
      </w:r>
      <w:r>
        <w:rPr>
          <w:i/>
          <w:iCs/>
          <w:sz w:val="20"/>
          <w:szCs w:val="20"/>
        </w:rPr>
        <w:instrText>k</w:instrText>
      </w:r>
      <w:r>
        <w:instrText>)</w:instrText>
      </w:r>
      <w:r>
        <w:rPr>
          <w:rFonts w:ascii="Cambria Math" w:hAnsi="Cambria Math" w:cs="Cambria Math"/>
        </w:rPr>
        <w:instrText>⋅</w:instrText>
      </w:r>
      <w:r>
        <w:rPr>
          <w:i/>
          <w:iCs/>
        </w:rPr>
        <w:instrText>f</w:instrText>
      </w:r>
      <w:r>
        <w:instrText>\s\do6(</w:instrText>
      </w:r>
      <w:r>
        <w:rPr>
          <w:i/>
          <w:iCs/>
          <w:sz w:val="20"/>
          <w:szCs w:val="20"/>
        </w:rPr>
        <w:instrText>k</w:instrText>
      </w:r>
      <w:r>
        <w:instrText>))\,</w:instrText>
      </w:r>
      <w:r>
        <w:fldChar w:fldCharType="end"/>
      </w:r>
      <w:r>
        <w:tab/>
      </w:r>
      <w:r>
        <w:tab/>
      </w:r>
      <w:r>
        <w:tab/>
      </w:r>
      <w:r>
        <w:tab/>
        <w:t>(2)</w:t>
      </w:r>
    </w:p>
    <w:p w14:paraId="76D6E2E7" w14:textId="77777777" w:rsidR="004A1618" w:rsidRDefault="004A1618" w:rsidP="004A1618">
      <w:r>
        <w:t xml:space="preserve">where </w:t>
      </w:r>
      <w:r>
        <w:fldChar w:fldCharType="begin"/>
      </w:r>
      <w:r>
        <w:instrText xml:space="preserve"> EQ </w:instrText>
      </w:r>
      <w:r>
        <w:rPr>
          <w:i/>
          <w:iCs/>
        </w:rPr>
        <w:instrText>q</w:instrText>
      </w:r>
      <w:r>
        <w:instrText>\s\do6(</w:instrText>
      </w:r>
      <w:r>
        <w:rPr>
          <w:i/>
          <w:iCs/>
          <w:sz w:val="20"/>
          <w:szCs w:val="20"/>
        </w:rPr>
        <w:instrText>k</w:instrText>
      </w:r>
      <w:r>
        <w:instrText>)</w:instrText>
      </w:r>
      <w:r>
        <w:fldChar w:fldCharType="end"/>
      </w:r>
      <w:r>
        <w:t xml:space="preserve"> and </w:t>
      </w:r>
      <w:r>
        <w:fldChar w:fldCharType="begin"/>
      </w:r>
      <w:r>
        <w:instrText xml:space="preserve"> EQ </w:instrText>
      </w:r>
      <w:r>
        <w:rPr>
          <w:i/>
          <w:iCs/>
        </w:rPr>
        <w:instrText>f</w:instrText>
      </w:r>
      <w:r>
        <w:instrText>\s\do6(</w:instrText>
      </w:r>
      <w:r>
        <w:rPr>
          <w:i/>
          <w:iCs/>
          <w:sz w:val="20"/>
          <w:szCs w:val="20"/>
        </w:rPr>
        <w:instrText>k</w:instrText>
      </w:r>
      <w:r>
        <w:instrText>)</w:instrText>
      </w:r>
      <w:r>
        <w:fldChar w:fldCharType="end"/>
      </w:r>
      <w:r>
        <w:t xml:space="preserve"> are the catchability value and effort (in minutes) for the </w:t>
      </w:r>
      <w:r>
        <w:rPr>
          <w:i/>
          <w:iCs/>
        </w:rPr>
        <w:t>k</w:t>
      </w:r>
      <w:r>
        <w:t xml:space="preserve">th deployment, respectively. The 8 gear- and basin-specific effort values are randomly generated from a gamma distribution whose parameters were derived as the best fit to the gear- and basin-specific PSPAP effort data: </w:t>
      </w:r>
    </w:p>
    <w:p w14:paraId="2CCBBA98" w14:textId="77777777" w:rsidR="004A1618" w:rsidRDefault="004A1618" w:rsidP="004A1618">
      <w:pPr>
        <w:pStyle w:val="equationNum"/>
        <w:tabs>
          <w:tab w:val="center" w:pos="5040"/>
          <w:tab w:val="right" w:pos="6900"/>
        </w:tabs>
      </w:pPr>
      <w:r>
        <w:tab/>
      </w:r>
      <w:r>
        <w:fldChar w:fldCharType="begin"/>
      </w:r>
      <w:r>
        <w:instrText xml:space="preserve"> EQ </w:instrText>
      </w:r>
      <w:r>
        <w:rPr>
          <w:i/>
          <w:iCs/>
        </w:rPr>
        <w:instrText>f</w:instrText>
      </w:r>
      <w:r>
        <w:instrText>\s\do6(</w:instrText>
      </w:r>
      <w:r>
        <w:rPr>
          <w:i/>
          <w:iCs/>
          <w:sz w:val="20"/>
          <w:szCs w:val="20"/>
        </w:rPr>
        <w:instrText>k</w:instrText>
      </w:r>
      <w:r>
        <w:instrText>)</w:instrText>
      </w:r>
      <w:r>
        <w:rPr>
          <w:rFonts w:ascii="Cambria Math" w:hAnsi="Cambria Math" w:cs="Cambria Math"/>
        </w:rPr>
        <w:instrText>∼</w:instrText>
      </w:r>
      <w:r>
        <w:rPr>
          <w:i/>
          <w:iCs/>
        </w:rPr>
        <w:instrText>gamma</w:instrText>
      </w:r>
      <w:r>
        <w:instrText>(</w:instrText>
      </w:r>
      <w:r>
        <w:rPr>
          <w:i/>
          <w:iCs/>
        </w:rPr>
        <w:instrText>shape</w:instrText>
      </w:r>
      <w:r>
        <w:instrText>\s\do6(</w:instrText>
      </w:r>
      <w:r>
        <w:rPr>
          <w:i/>
          <w:iCs/>
          <w:sz w:val="20"/>
          <w:szCs w:val="20"/>
        </w:rPr>
        <w:instrText>g</w:instrText>
      </w:r>
      <w:r>
        <w:rPr>
          <w:sz w:val="20"/>
          <w:szCs w:val="20"/>
        </w:rPr>
        <w:instrText>\,</w:instrText>
      </w:r>
      <w:r>
        <w:rPr>
          <w:i/>
          <w:iCs/>
          <w:sz w:val="20"/>
          <w:szCs w:val="20"/>
        </w:rPr>
        <w:instrText>b</w:instrText>
      </w:r>
      <w:r>
        <w:instrText>)\,</w:instrText>
      </w:r>
      <w:r>
        <w:rPr>
          <w:i/>
          <w:iCs/>
        </w:rPr>
        <w:instrText>rate</w:instrText>
      </w:r>
      <w:r>
        <w:instrText>\s\do6(</w:instrText>
      </w:r>
      <w:r>
        <w:rPr>
          <w:i/>
          <w:iCs/>
          <w:sz w:val="20"/>
          <w:szCs w:val="20"/>
        </w:rPr>
        <w:instrText>g</w:instrText>
      </w:r>
      <w:r>
        <w:rPr>
          <w:sz w:val="20"/>
          <w:szCs w:val="20"/>
        </w:rPr>
        <w:instrText>\,</w:instrText>
      </w:r>
      <w:r>
        <w:rPr>
          <w:i/>
          <w:iCs/>
          <w:sz w:val="20"/>
          <w:szCs w:val="20"/>
        </w:rPr>
        <w:instrText>b</w:instrText>
      </w:r>
      <w:r>
        <w:instrText>))\,</w:instrText>
      </w:r>
      <w:r>
        <w:fldChar w:fldCharType="end"/>
      </w:r>
      <w:r>
        <w:tab/>
      </w:r>
      <w:r>
        <w:tab/>
      </w:r>
      <w:r>
        <w:tab/>
      </w:r>
      <w:r>
        <w:tab/>
        <w:t>(3)</w:t>
      </w:r>
    </w:p>
    <w:p w14:paraId="1EC22AAB" w14:textId="77777777" w:rsidR="004A1618" w:rsidRDefault="004A1618" w:rsidP="004A1618">
      <w:r>
        <w:t>where the gear- and basin-specific shape and rate values used in the parameterization of the Bayesian Dynamic Network model are given in table 1.</w:t>
      </w:r>
    </w:p>
    <w:p w14:paraId="19EBA69C" w14:textId="77777777" w:rsidR="004A1618" w:rsidRDefault="004A1618" w:rsidP="004A1618"/>
    <w:p w14:paraId="006362E7" w14:textId="77777777" w:rsidR="004A1618" w:rsidRDefault="004A1618" w:rsidP="004A1618">
      <w:pPr>
        <w:ind w:firstLine="720"/>
      </w:pPr>
      <w:r>
        <w:t xml:space="preserve">The 8 catchability values were drawn from a gear-specific logit-normal distribution: </w:t>
      </w:r>
    </w:p>
    <w:p w14:paraId="7FD5DC2E" w14:textId="77777777" w:rsidR="004A1618" w:rsidRDefault="004A1618" w:rsidP="004A1618">
      <w:pPr>
        <w:pStyle w:val="equationNum"/>
        <w:tabs>
          <w:tab w:val="center" w:pos="5040"/>
          <w:tab w:val="right" w:pos="6900"/>
        </w:tabs>
      </w:pPr>
      <w:r>
        <w:tab/>
      </w:r>
      <w:r>
        <w:fldChar w:fldCharType="begin"/>
      </w:r>
      <w:r>
        <w:instrText xml:space="preserve"> EQ </w:instrText>
      </w:r>
      <w:r>
        <w:rPr>
          <w:i/>
          <w:iCs/>
        </w:rPr>
        <w:instrText>logit</w:instrText>
      </w:r>
      <w:r>
        <w:instrText>(</w:instrText>
      </w:r>
      <w:r>
        <w:rPr>
          <w:i/>
          <w:iCs/>
        </w:rPr>
        <w:instrText>q</w:instrText>
      </w:r>
      <w:r>
        <w:instrText>\s\do6(</w:instrText>
      </w:r>
      <w:r>
        <w:rPr>
          <w:i/>
          <w:iCs/>
          <w:sz w:val="20"/>
          <w:szCs w:val="20"/>
        </w:rPr>
        <w:instrText>k</w:instrText>
      </w:r>
      <w:r>
        <w:instrText>))</w:instrText>
      </w:r>
      <w:r>
        <w:rPr>
          <w:rFonts w:ascii="Cambria Math" w:hAnsi="Cambria Math" w:cs="Cambria Math"/>
        </w:rPr>
        <w:instrText>∼</w:instrText>
      </w:r>
      <w:r>
        <w:rPr>
          <w:rFonts w:ascii="Zapf Chancery" w:hAnsi="Zapf Chancery" w:cs="Zapf Chancery"/>
          <w:i/>
          <w:iCs/>
        </w:rPr>
        <w:instrText>N</w:instrText>
      </w:r>
      <w:r>
        <w:instrText>(μ\s\do6(</w:instrText>
      </w:r>
      <w:r>
        <w:rPr>
          <w:i/>
          <w:iCs/>
          <w:sz w:val="20"/>
          <w:szCs w:val="20"/>
        </w:rPr>
        <w:instrText>g</w:instrText>
      </w:r>
      <w:r>
        <w:instrText>)\,σ\s\do6(</w:instrText>
      </w:r>
      <w:r>
        <w:rPr>
          <w:i/>
          <w:iCs/>
          <w:sz w:val="20"/>
          <w:szCs w:val="20"/>
        </w:rPr>
        <w:instrText>g</w:instrText>
      </w:r>
      <w:r>
        <w:instrText>))\,</w:instrText>
      </w:r>
      <w:r>
        <w:fldChar w:fldCharType="end"/>
      </w:r>
      <w:r>
        <w:tab/>
      </w:r>
      <w:r>
        <w:tab/>
      </w:r>
      <w:r>
        <w:tab/>
      </w:r>
      <w:r>
        <w:tab/>
        <w:t>(4)</w:t>
      </w:r>
    </w:p>
    <w:p w14:paraId="4A6CCD9E" w14:textId="77777777" w:rsidR="004A1618" w:rsidRDefault="004A1618" w:rsidP="004A1618">
      <w:r>
        <w:t xml:space="preserve">with standard deviation </w:t>
      </w:r>
      <w:r>
        <w:fldChar w:fldCharType="begin"/>
      </w:r>
      <w:r>
        <w:instrText xml:space="preserve"> EQ σ\s\do6(</w:instrText>
      </w:r>
      <w:r>
        <w:rPr>
          <w:i/>
          <w:iCs/>
          <w:sz w:val="20"/>
          <w:szCs w:val="20"/>
        </w:rPr>
        <w:instrText>g</w:instrText>
      </w:r>
      <w:r>
        <w:instrText>)</w:instrText>
      </w:r>
      <w:r>
        <w:fldChar w:fldCharType="end"/>
      </w:r>
      <w:r>
        <w:t xml:space="preserve"> and mean </w:t>
      </w:r>
    </w:p>
    <w:p w14:paraId="4B1906D5" w14:textId="77777777" w:rsidR="004A1618" w:rsidRDefault="004A1618" w:rsidP="004A1618">
      <w:pPr>
        <w:pStyle w:val="equation"/>
        <w:tabs>
          <w:tab w:val="center" w:pos="5040"/>
        </w:tabs>
      </w:pPr>
      <w:r>
        <w:tab/>
      </w:r>
      <w:r>
        <w:fldChar w:fldCharType="begin"/>
      </w:r>
      <w:r>
        <w:instrText xml:space="preserve"> EQ μ\s\do6(</w:instrText>
      </w:r>
      <w:r>
        <w:rPr>
          <w:i/>
          <w:iCs/>
          <w:sz w:val="20"/>
          <w:szCs w:val="20"/>
        </w:rPr>
        <w:instrText>g</w:instrText>
      </w:r>
      <w:r>
        <w:instrText>)=</w:instrText>
      </w:r>
      <w:r>
        <w:rPr>
          <w:i/>
          <w:iCs/>
        </w:rPr>
        <w:instrText>logit</w:instrText>
      </w:r>
      <w:r>
        <w:instrText>(</w:instrText>
      </w:r>
      <w:r>
        <w:rPr>
          <w:i/>
          <w:iCs/>
        </w:rPr>
        <w:instrText>q</w:instrText>
      </w:r>
      <w:r>
        <w:instrText>\s\do6(</w:instrText>
      </w:r>
      <w:r>
        <w:rPr>
          <w:i/>
          <w:iCs/>
          <w:sz w:val="20"/>
          <w:szCs w:val="20"/>
        </w:rPr>
        <w:instrText>med</w:instrText>
      </w:r>
      <w:r>
        <w:rPr>
          <w:sz w:val="20"/>
          <w:szCs w:val="20"/>
        </w:rPr>
        <w:instrText>\,</w:instrText>
      </w:r>
      <w:r>
        <w:rPr>
          <w:i/>
          <w:iCs/>
          <w:sz w:val="20"/>
          <w:szCs w:val="20"/>
        </w:rPr>
        <w:instrText>g</w:instrText>
      </w:r>
      <w:r>
        <w:instrText>))\,</w:instrText>
      </w:r>
      <w:r>
        <w:fldChar w:fldCharType="end"/>
      </w:r>
    </w:p>
    <w:p w14:paraId="1A27EA74" w14:textId="11981A9F" w:rsidR="004A1618" w:rsidRDefault="004A1618" w:rsidP="004A1618">
      <w:r>
        <w:t xml:space="preserve">where </w:t>
      </w:r>
      <w:r w:rsidRPr="006442A7">
        <w:rPr>
          <w:position w:val="-14"/>
        </w:rPr>
        <w:object w:dxaOrig="580" w:dyaOrig="380" w14:anchorId="7B0F142F">
          <v:shape id="_x0000_i1026" type="#_x0000_t75" style="width:29.45pt;height:19.1pt" o:ole="">
            <v:imagedata r:id="rId14" o:title=""/>
          </v:shape>
          <o:OLEObject Type="Embed" ProgID="Equation.DSMT4" ShapeID="_x0000_i1026" DrawAspect="Content" ObjectID="_1588582069" r:id="rId15"/>
        </w:object>
      </w:r>
      <w:r>
        <w:t xml:space="preserve"> </w:t>
      </w:r>
      <w:del w:id="194" w:author="Michael Colvin [2]" w:date="2018-05-23T11:00:00Z">
        <w:r w:rsidDel="008A1C3A">
          <w:delText xml:space="preserve">is </w:delText>
        </w:r>
      </w:del>
      <w:ins w:id="195" w:author="Michael Colvin [2]" w:date="2018-05-23T11:00:00Z">
        <w:r w:rsidR="008A1C3A">
          <w:t xml:space="preserve">was </w:t>
        </w:r>
      </w:ins>
      <w:r>
        <w:t xml:space="preserve">the median, or baseline, catchability value for the particular gear </w:t>
      </w:r>
      <w:r>
        <w:rPr>
          <w:i/>
          <w:iCs/>
        </w:rPr>
        <w:t>g</w:t>
      </w:r>
      <w:r>
        <w:t>.</w:t>
      </w:r>
    </w:p>
    <w:p w14:paraId="085A2C27" w14:textId="77777777" w:rsidR="004A1618" w:rsidRDefault="004A1618" w:rsidP="004A1618"/>
    <w:p w14:paraId="065C76A4" w14:textId="4BD9AD2E" w:rsidR="004A1618" w:rsidRDefault="004A1618" w:rsidP="004A1618">
      <w:pPr>
        <w:ind w:firstLine="720"/>
      </w:pPr>
      <w:r>
        <w:t>The baseline catchability</w:t>
      </w:r>
      <w:r w:rsidRPr="006442A7">
        <w:rPr>
          <w:position w:val="-14"/>
        </w:rPr>
        <w:object w:dxaOrig="580" w:dyaOrig="380" w14:anchorId="0C865A25">
          <v:shape id="_x0000_i1027" type="#_x0000_t75" style="width:29.45pt;height:19.1pt" o:ole="">
            <v:imagedata r:id="rId14" o:title=""/>
          </v:shape>
          <o:OLEObject Type="Embed" ProgID="Equation.DSMT4" ShapeID="_x0000_i1027" DrawAspect="Content" ObjectID="_1588582070" r:id="rId16"/>
        </w:object>
      </w:r>
      <w:r>
        <w:t xml:space="preserve">and logit-transformed associated standard deviation </w:t>
      </w:r>
      <w:r w:rsidRPr="006442A7">
        <w:rPr>
          <w:position w:val="-14"/>
        </w:rPr>
        <w:object w:dxaOrig="320" w:dyaOrig="380" w14:anchorId="193CF5B7">
          <v:shape id="_x0000_i1028" type="#_x0000_t75" style="width:15.8pt;height:19.1pt" o:ole="">
            <v:imagedata r:id="rId17" o:title=""/>
          </v:shape>
          <o:OLEObject Type="Embed" ProgID="Equation.DSMT4" ShapeID="_x0000_i1028" DrawAspect="Content" ObjectID="_1588582071" r:id="rId18"/>
        </w:object>
      </w:r>
      <w:r>
        <w:t xml:space="preserve"> </w:t>
      </w:r>
      <w:del w:id="196" w:author="Michael Colvin [2]" w:date="2018-05-23T11:01:00Z">
        <w:r w:rsidDel="008A1C3A">
          <w:delText xml:space="preserve">are </w:delText>
        </w:r>
      </w:del>
      <w:ins w:id="197" w:author="Michael Colvin [2]" w:date="2018-05-23T11:01:00Z">
        <w:r w:rsidR="008A1C3A">
          <w:t xml:space="preserve">were </w:t>
        </w:r>
      </w:ins>
      <w:r>
        <w:t xml:space="preserve">unknown. </w:t>
      </w:r>
      <w:commentRangeStart w:id="198"/>
      <w:r>
        <w:t xml:space="preserve">Catchability is a complex value that incorporates uncertainties from various biological and technilogical sources. </w:t>
      </w:r>
      <w:commentRangeEnd w:id="198"/>
      <w:r w:rsidR="008A1C3A">
        <w:rPr>
          <w:rStyle w:val="CommentReference"/>
        </w:rPr>
        <w:commentReference w:id="198"/>
      </w:r>
      <w:r>
        <w:t xml:space="preserve">To better understand what ranges for </w:t>
      </w:r>
      <w:r w:rsidRPr="006442A7">
        <w:rPr>
          <w:position w:val="-14"/>
        </w:rPr>
        <w:object w:dxaOrig="580" w:dyaOrig="380" w14:anchorId="52AB30C4">
          <v:shape id="_x0000_i1029" type="#_x0000_t75" style="width:29.45pt;height:19.1pt" o:ole="">
            <v:imagedata r:id="rId14" o:title=""/>
          </v:shape>
          <o:OLEObject Type="Embed" ProgID="Equation.DSMT4" ShapeID="_x0000_i1029" DrawAspect="Content" ObjectID="_1588582072" r:id="rId19"/>
        </w:object>
      </w:r>
      <w:r>
        <w:t xml:space="preserve"> and </w:t>
      </w:r>
      <w:r w:rsidRPr="006442A7">
        <w:rPr>
          <w:position w:val="-14"/>
        </w:rPr>
        <w:object w:dxaOrig="320" w:dyaOrig="380" w14:anchorId="0C7AAD64">
          <v:shape id="_x0000_i1030" type="#_x0000_t75" style="width:15.8pt;height:19.1pt" o:ole="">
            <v:imagedata r:id="rId17" o:title=""/>
          </v:shape>
          <o:OLEObject Type="Embed" ProgID="Equation.DSMT4" ShapeID="_x0000_i1030" DrawAspect="Content" ObjectID="_1588582073" r:id="rId20"/>
        </w:object>
      </w:r>
      <w:r>
        <w:t xml:space="preserve"> are physically and biologically reasonable for a particular gear, it is useful to visualize the resulting distribution for the occasion level capture probability. In particular, experts may have a better sense of capture probability values than catchabilities values, and this initial knowledge can be updated by field studies designed to estimate capture probabilities, facilitating important updates to the decision </w:t>
      </w:r>
      <w:r>
        <w:lastRenderedPageBreak/>
        <w:t>model. Figures 1-4 each illustrate a particular gear’s occasion-level capture probability distribution when simulated for the given baseline catchabilities, associated variations, and basin.</w:t>
      </w:r>
    </w:p>
    <w:p w14:paraId="244013F9" w14:textId="77777777" w:rsidR="004A1618" w:rsidRDefault="004A1618" w:rsidP="004A1618">
      <w:pPr>
        <w:ind w:firstLine="720"/>
      </w:pPr>
    </w:p>
    <w:p w14:paraId="494AF93E" w14:textId="77777777" w:rsidR="004A1618" w:rsidRDefault="004A1618" w:rsidP="004A1618">
      <w:pPr>
        <w:ind w:firstLine="720"/>
      </w:pPr>
      <w:commentRangeStart w:id="199"/>
      <w:r>
        <w:t xml:space="preserve">Since capture probabilities of pallid sturgeon tend to be low in the field, distributions with high densities near capture probabilities of 1 are not reasonable for the decision model. </w:t>
      </w:r>
      <w:commentRangeEnd w:id="199"/>
      <w:r w:rsidR="008A1C3A">
        <w:rPr>
          <w:rStyle w:val="CommentReference"/>
        </w:rPr>
        <w:commentReference w:id="199"/>
      </w:r>
      <w:r>
        <w:t xml:space="preserve">Any catchability distributions that lead to unreasonable occasion-level probability distributions for a particular gear and basin can have their likelihood of occuring set to 0 (or a very low value) in the conditional probability table of the BDN. </w:t>
      </w:r>
      <w:commentRangeStart w:id="200"/>
      <w:commentRangeStart w:id="201"/>
      <w:r>
        <w:t xml:space="preserve">Examples of distributions that may be biologically unreasonable can be found in figures 1, 2, and 4, when </w:t>
      </w:r>
      <w:r w:rsidRPr="006442A7">
        <w:rPr>
          <w:position w:val="-14"/>
        </w:rPr>
        <w:object w:dxaOrig="859" w:dyaOrig="380" w14:anchorId="595A952A">
          <v:shape id="_x0000_i1031" type="#_x0000_t75" style="width:42.55pt;height:19.1pt" o:ole="">
            <v:imagedata r:id="rId21" o:title=""/>
          </v:shape>
          <o:OLEObject Type="Embed" ProgID="Equation.DSMT4" ShapeID="_x0000_i1031" DrawAspect="Content" ObjectID="_1588582074" r:id="rId22"/>
        </w:object>
      </w:r>
      <w:r>
        <w:t xml:space="preserve">, as well as when </w:t>
      </w:r>
      <w:r w:rsidRPr="006442A7">
        <w:rPr>
          <w:position w:val="-14"/>
        </w:rPr>
        <w:object w:dxaOrig="660" w:dyaOrig="380" w14:anchorId="0319632C">
          <v:shape id="_x0000_i1032" type="#_x0000_t75" style="width:32.75pt;height:19.1pt" o:ole="">
            <v:imagedata r:id="rId23" o:title=""/>
          </v:shape>
          <o:OLEObject Type="Embed" ProgID="Equation.DSMT4" ShapeID="_x0000_i1032" DrawAspect="Content" ObjectID="_1588582075" r:id="rId24"/>
        </w:object>
      </w:r>
      <w:r>
        <w:t xml:space="preserve"> and </w:t>
      </w:r>
      <w:r w:rsidRPr="006442A7">
        <w:rPr>
          <w:position w:val="-14"/>
        </w:rPr>
        <w:object w:dxaOrig="580" w:dyaOrig="380" w14:anchorId="7FFE4C92">
          <v:shape id="_x0000_i1033" type="#_x0000_t75" style="width:29.45pt;height:19.1pt" o:ole="">
            <v:imagedata r:id="rId14" o:title=""/>
          </v:shape>
          <o:OLEObject Type="Embed" ProgID="Equation.DSMT4" ShapeID="_x0000_i1033" DrawAspect="Content" ObjectID="_1588582076" r:id="rId25"/>
        </w:object>
      </w:r>
      <w:r>
        <w:t xml:space="preserve"> is relatively large. </w:t>
      </w:r>
      <w:commentRangeEnd w:id="200"/>
      <w:r w:rsidR="002D4DD2">
        <w:rPr>
          <w:rStyle w:val="CommentReference"/>
        </w:rPr>
        <w:commentReference w:id="200"/>
      </w:r>
      <w:commentRangeStart w:id="202"/>
      <w:commentRangeEnd w:id="201"/>
      <w:r w:rsidR="002D4DD2">
        <w:rPr>
          <w:rStyle w:val="CommentReference"/>
        </w:rPr>
        <w:commentReference w:id="201"/>
      </w:r>
      <w:r>
        <w:t xml:space="preserve">However, it may be possible that some of these distributions have a small probability of occuring. For example, while the lower three distributions in the </w:t>
      </w:r>
      <w:r w:rsidRPr="006442A7">
        <w:rPr>
          <w:position w:val="-14"/>
        </w:rPr>
        <w:object w:dxaOrig="859" w:dyaOrig="380" w14:anchorId="59CC8915">
          <v:shape id="_x0000_i1034" type="#_x0000_t75" style="width:42.55pt;height:19.1pt" o:ole="">
            <v:imagedata r:id="rId21" o:title=""/>
          </v:shape>
          <o:OLEObject Type="Embed" ProgID="Equation.DSMT4" ShapeID="_x0000_i1034" DrawAspect="Content" ObjectID="_1588582077" r:id="rId26"/>
        </w:object>
      </w:r>
      <w:r>
        <w:t xml:space="preserve"> of figure 2 are likely to be biologically unreasonable, perhaps the top distribution in this same column (</w:t>
      </w:r>
      <w:r w:rsidRPr="006442A7">
        <w:rPr>
          <w:position w:val="-14"/>
        </w:rPr>
        <w:object w:dxaOrig="1780" w:dyaOrig="400" w14:anchorId="16B3C7C5">
          <v:shape id="_x0000_i1035" type="#_x0000_t75" style="width:88.9pt;height:20.2pt" o:ole="">
            <v:imagedata r:id="rId27" o:title=""/>
          </v:shape>
          <o:OLEObject Type="Embed" ProgID="Equation.DSMT4" ShapeID="_x0000_i1035" DrawAspect="Content" ObjectID="_1588582078" r:id="rId28"/>
        </w:object>
      </w:r>
      <w:r>
        <w:t>) reasonably describes the “boom” or “bust” capture phenomenon noted at certain times of year by experts in the field. Eliciting expert knowledge on capture probabilities, obtaining estimates from the literature, and using studies to hone in on occasion level capture probability distributions will improve the parameterization of the catchability inputs in the BDN, helping to minimize uncertainties in the decision process.</w:t>
      </w:r>
      <w:commentRangeEnd w:id="202"/>
      <w:r w:rsidR="002D4DD2">
        <w:rPr>
          <w:rStyle w:val="CommentReference"/>
        </w:rPr>
        <w:commentReference w:id="202"/>
      </w:r>
    </w:p>
    <w:p w14:paraId="5C48ABCB" w14:textId="77777777" w:rsidR="004A1618" w:rsidRDefault="004A1618" w:rsidP="004A1618">
      <w:pPr>
        <w:ind w:firstLine="720"/>
      </w:pPr>
    </w:p>
    <w:p w14:paraId="6AF376A4" w14:textId="77777777" w:rsidR="004A1618" w:rsidRDefault="004A1618" w:rsidP="004A1618">
      <w:pPr>
        <w:ind w:firstLine="720"/>
      </w:pPr>
      <w:commentRangeStart w:id="203"/>
      <w:r>
        <w:t>Since the occasion-level capture probability can be described in terms of catchability and gear- and basin-specific effort, the distribution for</w:t>
      </w:r>
      <w:r w:rsidRPr="006442A7">
        <w:rPr>
          <w:position w:val="-12"/>
        </w:rPr>
        <w:object w:dxaOrig="300" w:dyaOrig="360" w14:anchorId="0A037B94">
          <v:shape id="_x0000_i1036" type="#_x0000_t75" style="width:15.25pt;height:18.55pt" o:ole="">
            <v:imagedata r:id="rId12" o:title=""/>
          </v:shape>
          <o:OLEObject Type="Embed" ProgID="Equation.DSMT4" ShapeID="_x0000_i1036" DrawAspect="Content" ObjectID="_1588582079" r:id="rId29"/>
        </w:object>
      </w:r>
      <w:r>
        <w:t xml:space="preserve">, the probability of not being capture during the sampling year, is also function of catchability and gear- and basin-specific effort plus the number of capture occasions during the sampling year. </w:t>
      </w:r>
      <w:commentRangeEnd w:id="203"/>
      <w:r w:rsidR="002D4DD2">
        <w:rPr>
          <w:rStyle w:val="CommentReference"/>
        </w:rPr>
        <w:commentReference w:id="203"/>
      </w:r>
      <w:r>
        <w:t xml:space="preserve">As the logit-normal standard deviation increases from </w:t>
      </w:r>
      <w:r w:rsidRPr="006442A7">
        <w:rPr>
          <w:position w:val="-14"/>
        </w:rPr>
        <w:object w:dxaOrig="700" w:dyaOrig="380" w14:anchorId="42A89A48">
          <v:shape id="_x0000_i1037" type="#_x0000_t75" style="width:34.9pt;height:19.1pt" o:ole="">
            <v:imagedata r:id="rId30" o:title=""/>
          </v:shape>
          <o:OLEObject Type="Embed" ProgID="Equation.DSMT4" ShapeID="_x0000_i1037" DrawAspect="Content" ObjectID="_1588582080" r:id="rId31"/>
        </w:object>
      </w:r>
      <w:r>
        <w:t xml:space="preserve"> to </w:t>
      </w:r>
      <w:r w:rsidRPr="006442A7">
        <w:rPr>
          <w:position w:val="-14"/>
        </w:rPr>
        <w:object w:dxaOrig="859" w:dyaOrig="380" w14:anchorId="59339ADD">
          <v:shape id="_x0000_i1038" type="#_x0000_t75" style="width:42.55pt;height:19.1pt" o:ole="">
            <v:imagedata r:id="rId21" o:title=""/>
          </v:shape>
          <o:OLEObject Type="Embed" ProgID="Equation.DSMT4" ShapeID="_x0000_i1038" DrawAspect="Content" ObjectID="_1588582081" r:id="rId32"/>
        </w:object>
      </w:r>
      <w:r>
        <w:t xml:space="preserve">, the distribution mode slowly shifts towards zero while the truncated tail extending towards 1 simultaneously </w:t>
      </w:r>
      <w:commentRangeStart w:id="204"/>
      <w:r>
        <w:t xml:space="preserve">fattens </w:t>
      </w:r>
      <w:commentRangeEnd w:id="204"/>
      <w:r w:rsidR="002D4DD2">
        <w:rPr>
          <w:rStyle w:val="CommentReference"/>
        </w:rPr>
        <w:commentReference w:id="204"/>
      </w:r>
      <w:r>
        <w:t xml:space="preserve">(figure 5). </w:t>
      </w:r>
      <w:commentRangeStart w:id="205"/>
      <w:r>
        <w:t xml:space="preserve">For some combinations of median catchability and </w:t>
      </w:r>
      <w:r w:rsidRPr="006442A7">
        <w:rPr>
          <w:position w:val="-14"/>
        </w:rPr>
        <w:object w:dxaOrig="320" w:dyaOrig="380" w14:anchorId="2BC900E7">
          <v:shape id="_x0000_i1039" type="#_x0000_t75" style="width:15.8pt;height:19.1pt" o:ole="">
            <v:imagedata r:id="rId17" o:title=""/>
          </v:shape>
          <o:OLEObject Type="Embed" ProgID="Equation.DSMT4" ShapeID="_x0000_i1039" DrawAspect="Content" ObjectID="_1588582082" r:id="rId33"/>
        </w:object>
      </w:r>
      <w:r>
        <w:t xml:space="preserve"> this can result in a </w:t>
      </w:r>
      <w:r w:rsidRPr="006442A7">
        <w:rPr>
          <w:position w:val="-12"/>
        </w:rPr>
        <w:object w:dxaOrig="300" w:dyaOrig="360" w14:anchorId="593477FB">
          <v:shape id="_x0000_i1040" type="#_x0000_t75" style="width:15.25pt;height:18.55pt" o:ole="">
            <v:imagedata r:id="rId12" o:title=""/>
          </v:shape>
          <o:OLEObject Type="Embed" ProgID="Equation.DSMT4" ShapeID="_x0000_i1040" DrawAspect="Content" ObjectID="_1588582083" r:id="rId34"/>
        </w:object>
      </w:r>
      <w:r>
        <w:t xml:space="preserve"> distribution that is practically bimodel (top left histogram in figure 5). As the median catchbility of the gear increases, the probability distribution of </w:t>
      </w:r>
      <w:r w:rsidRPr="006442A7">
        <w:rPr>
          <w:position w:val="-12"/>
        </w:rPr>
        <w:object w:dxaOrig="300" w:dyaOrig="360" w14:anchorId="4CEBBEC3">
          <v:shape id="_x0000_i1041" type="#_x0000_t75" style="width:15.25pt;height:18.55pt" o:ole="">
            <v:imagedata r:id="rId12" o:title=""/>
          </v:shape>
          <o:OLEObject Type="Embed" ProgID="Equation.DSMT4" ShapeID="_x0000_i1041" DrawAspect="Content" ObjectID="_1588582084" r:id="rId35"/>
        </w:object>
      </w:r>
      <w:r>
        <w:t xml:space="preserve"> shifts to the left, as it is more likely that a fish will be captured during at least one of the capture occasions (figure 5). Similarly, the probability of capturing a fish during at least one occasion increases (and the probability distribution of </w:t>
      </w:r>
      <w:r w:rsidRPr="006442A7">
        <w:rPr>
          <w:position w:val="-12"/>
        </w:rPr>
        <w:object w:dxaOrig="300" w:dyaOrig="360" w14:anchorId="0B020BDF">
          <v:shape id="_x0000_i1042" type="#_x0000_t75" style="width:15.25pt;height:18.55pt" o:ole="">
            <v:imagedata r:id="rId12" o:title=""/>
          </v:shape>
          <o:OLEObject Type="Embed" ProgID="Equation.DSMT4" ShapeID="_x0000_i1042" DrawAspect="Content" ObjectID="_1588582085" r:id="rId36"/>
        </w:object>
      </w:r>
      <w:r>
        <w:t xml:space="preserve"> shifts towards 0) as the number of capture occasions increases (figure 6).</w:t>
      </w:r>
      <w:commentRangeEnd w:id="205"/>
      <w:r w:rsidR="002D4DD2">
        <w:rPr>
          <w:rStyle w:val="CommentReference"/>
        </w:rPr>
        <w:commentReference w:id="205"/>
      </w:r>
    </w:p>
    <w:p w14:paraId="191B6100" w14:textId="77777777" w:rsidR="004A1618" w:rsidRDefault="004A1618" w:rsidP="004A1618">
      <w:pPr>
        <w:ind w:firstLine="720"/>
      </w:pPr>
    </w:p>
    <w:p w14:paraId="4A64F45F" w14:textId="77777777" w:rsidR="004A1618" w:rsidRDefault="004A1618" w:rsidP="004A1618">
      <w:pPr>
        <w:ind w:firstLine="720"/>
      </w:pPr>
      <w:commentRangeStart w:id="206"/>
      <w:r>
        <w:t xml:space="preserve">Using equations 1-4, one </w:t>
      </w:r>
      <w:r w:rsidRPr="006442A7">
        <w:rPr>
          <w:position w:val="-12"/>
        </w:rPr>
        <w:object w:dxaOrig="300" w:dyaOrig="360" w14:anchorId="688E12FF">
          <v:shape id="_x0000_i1043" type="#_x0000_t75" style="width:15.25pt;height:18.55pt" o:ole="">
            <v:imagedata r:id="rId12" o:title=""/>
          </v:shape>
          <o:OLEObject Type="Embed" ProgID="Equation.DSMT4" ShapeID="_x0000_i1043" DrawAspect="Content" ObjectID="_1588582086" r:id="rId37"/>
        </w:object>
      </w:r>
      <w:r>
        <w:t xml:space="preserve"> value is genereated for each sampled bend during each sampling year. </w:t>
      </w:r>
      <w:commentRangeEnd w:id="206"/>
      <w:r w:rsidR="002D4DD2">
        <w:rPr>
          <w:rStyle w:val="CommentReference"/>
        </w:rPr>
        <w:commentReference w:id="206"/>
      </w:r>
      <w:commentRangeStart w:id="207"/>
      <w:r>
        <w:t>Assuming the median catchability and associated logit-transformed standard deviation are constant across years within basin, then the realized probability of not being captured (</w:t>
      </w:r>
      <w:r w:rsidRPr="006442A7">
        <w:rPr>
          <w:position w:val="-12"/>
        </w:rPr>
        <w:object w:dxaOrig="300" w:dyaOrig="360" w14:anchorId="2D7BA830">
          <v:shape id="_x0000_i1044" type="#_x0000_t75" style="width:15.25pt;height:18.55pt" o:ole="">
            <v:imagedata r:id="rId12" o:title=""/>
          </v:shape>
          <o:OLEObject Type="Embed" ProgID="Equation.DSMT4" ShapeID="_x0000_i1044" DrawAspect="Content" ObjectID="_1588582087" r:id="rId38"/>
        </w:object>
      </w:r>
      <w:r>
        <w:t xml:space="preserve">) is generated from the same probability distribution for all sampled bends within basin each year. </w:t>
      </w:r>
      <w:commentRangeEnd w:id="207"/>
      <w:r w:rsidR="002D4DD2">
        <w:rPr>
          <w:rStyle w:val="CommentReference"/>
        </w:rPr>
        <w:commentReference w:id="207"/>
      </w:r>
      <w:commentRangeStart w:id="208"/>
      <w:r>
        <w:t xml:space="preserve">As the estimators rely upon capture and recapture data to produce abundance estimates, </w:t>
      </w:r>
      <w:commentRangeEnd w:id="208"/>
      <w:r w:rsidR="002D4DD2">
        <w:rPr>
          <w:rStyle w:val="CommentReference"/>
        </w:rPr>
        <w:commentReference w:id="208"/>
      </w:r>
      <w:r>
        <w:t xml:space="preserve">the basin-level abundance estimate for a particular year is related the mean of all </w:t>
      </w:r>
      <w:r w:rsidRPr="006442A7">
        <w:rPr>
          <w:position w:val="-12"/>
        </w:rPr>
        <w:object w:dxaOrig="300" w:dyaOrig="360" w14:anchorId="7BF01452">
          <v:shape id="_x0000_i1045" type="#_x0000_t75" style="width:15.25pt;height:18.55pt" o:ole="">
            <v:imagedata r:id="rId12" o:title=""/>
          </v:shape>
          <o:OLEObject Type="Embed" ProgID="Equation.DSMT4" ShapeID="_x0000_i1045" DrawAspect="Content" ObjectID="_1588582088" r:id="rId39"/>
        </w:object>
      </w:r>
      <w:r>
        <w:t xml:space="preserve"> values for the given basin and particular year. Therefore, when constructing the BDN, we linked the average performance metric utilities of a simulation to the average of the </w:t>
      </w:r>
      <w:r w:rsidRPr="006442A7">
        <w:rPr>
          <w:position w:val="-12"/>
        </w:rPr>
        <w:object w:dxaOrig="300" w:dyaOrig="360" w14:anchorId="44489AA8">
          <v:shape id="_x0000_i1046" type="#_x0000_t75" style="width:15.25pt;height:18.55pt" o:ole="">
            <v:imagedata r:id="rId12" o:title=""/>
          </v:shape>
          <o:OLEObject Type="Embed" ProgID="Equation.DSMT4" ShapeID="_x0000_i1046" DrawAspect="Content" ObjectID="_1588582089" r:id="rId40"/>
        </w:object>
      </w:r>
      <w:r>
        <w:t xml:space="preserve"> values associated with those utilities. </w:t>
      </w:r>
      <w:commentRangeStart w:id="209"/>
      <w:r>
        <w:t xml:space="preserve">For example, 82 lower basin bends and 45 upper basin bends are sampled each year under the currently examined monitoring designs. The average of the 82 </w:t>
      </w:r>
      <w:r w:rsidRPr="006442A7">
        <w:rPr>
          <w:position w:val="-12"/>
        </w:rPr>
        <w:object w:dxaOrig="300" w:dyaOrig="360" w14:anchorId="3061E517">
          <v:shape id="_x0000_i1047" type="#_x0000_t75" style="width:15.25pt;height:18.55pt" o:ole="">
            <v:imagedata r:id="rId12" o:title=""/>
          </v:shape>
          <o:OLEObject Type="Embed" ProgID="Equation.DSMT4" ShapeID="_x0000_i1047" DrawAspect="Content" ObjectID="_1588582090" r:id="rId41"/>
        </w:object>
      </w:r>
      <w:r>
        <w:t xml:space="preserve"> values in the lower basin is associated with the lower basin abundance estimate and its utility for that year, while the average of </w:t>
      </w:r>
      <w:r>
        <w:lastRenderedPageBreak/>
        <w:t xml:space="preserve">the 45 </w:t>
      </w:r>
      <w:r w:rsidRPr="006442A7">
        <w:rPr>
          <w:position w:val="-12"/>
        </w:rPr>
        <w:object w:dxaOrig="300" w:dyaOrig="360" w14:anchorId="369E76D4">
          <v:shape id="_x0000_i1048" type="#_x0000_t75" style="width:15.25pt;height:18.55pt" o:ole="">
            <v:imagedata r:id="rId12" o:title=""/>
          </v:shape>
          <o:OLEObject Type="Embed" ProgID="Equation.DSMT4" ShapeID="_x0000_i1048" DrawAspect="Content" ObjectID="_1588582091" r:id="rId42"/>
        </w:object>
      </w:r>
      <w:r>
        <w:t xml:space="preserve"> values in the upper basin is associated with the upper basin abundance estimate utilities. Over 10 years, the performance metric utilities for the 20 basin-level abundance estimates and the 20 basin-level mean </w:t>
      </w:r>
      <w:r w:rsidRPr="006442A7">
        <w:rPr>
          <w:position w:val="-12"/>
        </w:rPr>
        <w:object w:dxaOrig="300" w:dyaOrig="360" w14:anchorId="784163D3">
          <v:shape id="_x0000_i1049" type="#_x0000_t75" style="width:15.25pt;height:18.55pt" o:ole="">
            <v:imagedata r:id="rId12" o:title=""/>
          </v:shape>
          <o:OLEObject Type="Embed" ProgID="Equation.DSMT4" ShapeID="_x0000_i1049" DrawAspect="Content" ObjectID="_1588582092" r:id="rId43"/>
        </w:object>
      </w:r>
      <w:r>
        <w:t xml:space="preserve"> values are each averaged to obtain a single utility value per perfomance metric and a single mean </w:t>
      </w:r>
      <w:r w:rsidRPr="006442A7">
        <w:rPr>
          <w:position w:val="-12"/>
        </w:rPr>
        <w:object w:dxaOrig="300" w:dyaOrig="360" w14:anchorId="7F9F9A6C">
          <v:shape id="_x0000_i1050" type="#_x0000_t75" style="width:15.25pt;height:18.55pt" o:ole="">
            <v:imagedata r:id="rId12" o:title=""/>
          </v:shape>
          <o:OLEObject Type="Embed" ProgID="Equation.DSMT4" ShapeID="_x0000_i1050" DrawAspect="Content" ObjectID="_1588582093" r:id="rId44"/>
        </w:object>
      </w:r>
      <w:r>
        <w:t xml:space="preserve"> value for the entire set of data. </w:t>
      </w:r>
      <w:commentRangeStart w:id="210"/>
      <w:r>
        <w:t xml:space="preserve">Additionally, we link this overall data mean </w:t>
      </w:r>
      <w:r w:rsidRPr="006442A7">
        <w:rPr>
          <w:position w:val="-12"/>
        </w:rPr>
        <w:object w:dxaOrig="300" w:dyaOrig="360" w14:anchorId="28F41C58">
          <v:shape id="_x0000_i1051" type="#_x0000_t75" style="width:15.25pt;height:18.55pt" o:ole="">
            <v:imagedata r:id="rId12" o:title=""/>
          </v:shape>
          <o:OLEObject Type="Embed" ProgID="Equation.DSMT4" ShapeID="_x0000_i1051" DrawAspect="Content" ObjectID="_1588582094" r:id="rId45"/>
        </w:object>
      </w:r>
      <w:r>
        <w:t xml:space="preserve"> value to the trend utilities calculated for the simulated data.</w:t>
      </w:r>
      <w:commentRangeEnd w:id="209"/>
      <w:r w:rsidR="002D4DD2">
        <w:rPr>
          <w:rStyle w:val="CommentReference"/>
        </w:rPr>
        <w:commentReference w:id="209"/>
      </w:r>
      <w:commentRangeEnd w:id="210"/>
      <w:r w:rsidR="002D4DD2">
        <w:rPr>
          <w:rStyle w:val="CommentReference"/>
        </w:rPr>
        <w:commentReference w:id="210"/>
      </w:r>
    </w:p>
    <w:p w14:paraId="1DFFC345" w14:textId="27D794EC" w:rsidR="004A1618" w:rsidRDefault="004A1618" w:rsidP="004A1618">
      <w:pPr>
        <w:ind w:firstLine="720"/>
      </w:pPr>
      <w:commentRangeStart w:id="211"/>
      <w:r>
        <w:t xml:space="preserve">For the BDN, Mean </w:t>
      </w:r>
      <w:r w:rsidRPr="006442A7">
        <w:rPr>
          <w:position w:val="-12"/>
        </w:rPr>
        <w:object w:dxaOrig="300" w:dyaOrig="360" w14:anchorId="37F0203B">
          <v:shape id="_x0000_i1052" type="#_x0000_t75" style="width:15.25pt;height:18.55pt" o:ole="">
            <v:imagedata r:id="rId12" o:title=""/>
          </v:shape>
          <o:OLEObject Type="Embed" ProgID="Equation.DSMT4" ShapeID="_x0000_i1052" DrawAspect="Content" ObjectID="_1588582095" r:id="rId46"/>
        </w:object>
      </w:r>
      <w:r>
        <w:t xml:space="preserve"> was parameterized as a function of gear, baseline catchability (</w:t>
      </w:r>
      <w:r w:rsidRPr="006442A7">
        <w:rPr>
          <w:position w:val="-14"/>
        </w:rPr>
        <w:object w:dxaOrig="580" w:dyaOrig="380" w14:anchorId="12113D1F">
          <v:shape id="_x0000_i1053" type="#_x0000_t75" style="width:29.45pt;height:19.1pt" o:ole="">
            <v:imagedata r:id="rId14" o:title=""/>
          </v:shape>
          <o:OLEObject Type="Embed" ProgID="Equation.DSMT4" ShapeID="_x0000_i1053" DrawAspect="Content" ObjectID="_1588582096" r:id="rId47"/>
        </w:object>
      </w:r>
      <w:r>
        <w:t xml:space="preserve">), catchability variation (in terms of </w:t>
      </w:r>
      <w:r w:rsidRPr="006442A7">
        <w:rPr>
          <w:position w:val="-14"/>
        </w:rPr>
        <w:object w:dxaOrig="320" w:dyaOrig="380" w14:anchorId="3A627EE4">
          <v:shape id="_x0000_i1054" type="#_x0000_t75" style="width:15.8pt;height:19.1pt" o:ole="">
            <v:imagedata r:id="rId17" o:title=""/>
          </v:shape>
          <o:OLEObject Type="Embed" ProgID="Equation.DSMT4" ShapeID="_x0000_i1054" DrawAspect="Content" ObjectID="_1588582097" r:id="rId48"/>
        </w:object>
      </w:r>
      <w:r>
        <w:t>), and</w:t>
      </w:r>
      <w:r w:rsidR="00B10BD9">
        <w:t xml:space="preserve"> the</w:t>
      </w:r>
      <w:r>
        <w:t xml:space="preserve"> number of </w:t>
      </w:r>
      <w:r w:rsidR="00B10BD9">
        <w:t xml:space="preserve">sampling </w:t>
      </w:r>
      <w:r>
        <w:t>occasions. The following process was used to generate the conditional probability table for Mean</w:t>
      </w:r>
      <w:r w:rsidRPr="006442A7">
        <w:rPr>
          <w:position w:val="-12"/>
        </w:rPr>
        <w:object w:dxaOrig="300" w:dyaOrig="360" w14:anchorId="6FAAC63E">
          <v:shape id="_x0000_i1055" type="#_x0000_t75" style="width:15.25pt;height:18.55pt" o:ole="">
            <v:imagedata r:id="rId12" o:title=""/>
          </v:shape>
          <o:OLEObject Type="Embed" ProgID="Equation.DSMT4" ShapeID="_x0000_i1055" DrawAspect="Content" ObjectID="_1588582098" r:id="rId49"/>
        </w:object>
      </w:r>
      <w:r>
        <w:t xml:space="preserve">: </w:t>
      </w:r>
      <w:commentRangeEnd w:id="211"/>
      <w:r w:rsidR="001D162F">
        <w:rPr>
          <w:rStyle w:val="CommentReference"/>
        </w:rPr>
        <w:commentReference w:id="211"/>
      </w:r>
    </w:p>
    <w:p w14:paraId="77F2F0F9" w14:textId="77777777" w:rsidR="004A1618" w:rsidRDefault="004A1618" w:rsidP="004A1618">
      <w:pPr>
        <w:pStyle w:val="List"/>
        <w:spacing w:before="50"/>
        <w:ind w:left="600" w:hanging="300"/>
        <w:rPr>
          <w:sz w:val="24"/>
          <w:szCs w:val="24"/>
        </w:rPr>
      </w:pPr>
      <w:commentRangeStart w:id="212"/>
      <w:r>
        <w:rPr>
          <w:sz w:val="24"/>
          <w:szCs w:val="24"/>
        </w:rPr>
        <w:t>1.</w:t>
      </w:r>
      <w:r>
        <w:rPr>
          <w:sz w:val="24"/>
          <w:szCs w:val="24"/>
        </w:rPr>
        <w:tab/>
        <w:t xml:space="preserve">Select a gear-basin combo. </w:t>
      </w:r>
    </w:p>
    <w:p w14:paraId="3E138887" w14:textId="77777777" w:rsidR="004A1618" w:rsidRDefault="004A1618" w:rsidP="004A1618">
      <w:pPr>
        <w:pStyle w:val="List"/>
        <w:spacing w:before="50"/>
        <w:ind w:left="600" w:hanging="300"/>
        <w:rPr>
          <w:sz w:val="24"/>
          <w:szCs w:val="24"/>
        </w:rPr>
      </w:pPr>
      <w:r>
        <w:rPr>
          <w:sz w:val="24"/>
          <w:szCs w:val="24"/>
        </w:rPr>
        <w:t>2.</w:t>
      </w:r>
      <w:r>
        <w:rPr>
          <w:sz w:val="24"/>
          <w:szCs w:val="24"/>
        </w:rPr>
        <w:tab/>
        <w:t xml:space="preserve">Select a baseline catchability bin. </w:t>
      </w:r>
    </w:p>
    <w:p w14:paraId="0E69777E" w14:textId="77777777" w:rsidR="004A1618" w:rsidRDefault="004A1618" w:rsidP="004A1618">
      <w:pPr>
        <w:pStyle w:val="List"/>
        <w:spacing w:before="50"/>
        <w:ind w:left="600" w:hanging="300"/>
        <w:rPr>
          <w:sz w:val="24"/>
          <w:szCs w:val="24"/>
        </w:rPr>
      </w:pPr>
      <w:r>
        <w:rPr>
          <w:sz w:val="24"/>
          <w:szCs w:val="24"/>
        </w:rPr>
        <w:t>3.</w:t>
      </w:r>
      <w:r>
        <w:rPr>
          <w:sz w:val="24"/>
          <w:szCs w:val="24"/>
        </w:rPr>
        <w:tab/>
        <w:t xml:space="preserve">Select a catchability variation bin. </w:t>
      </w:r>
    </w:p>
    <w:p w14:paraId="7F19C515" w14:textId="77777777" w:rsidR="004A1618" w:rsidRDefault="004A1618" w:rsidP="004A1618">
      <w:pPr>
        <w:pStyle w:val="List"/>
        <w:spacing w:before="50"/>
        <w:ind w:left="600" w:hanging="300"/>
        <w:rPr>
          <w:sz w:val="24"/>
          <w:szCs w:val="24"/>
        </w:rPr>
      </w:pPr>
      <w:r>
        <w:rPr>
          <w:sz w:val="24"/>
          <w:szCs w:val="24"/>
        </w:rPr>
        <w:t>4.</w:t>
      </w:r>
      <w:r>
        <w:rPr>
          <w:sz w:val="24"/>
          <w:szCs w:val="24"/>
        </w:rPr>
        <w:tab/>
        <w:t xml:space="preserve">Randomly generate a </w:t>
      </w:r>
      <w:r w:rsidRPr="006442A7">
        <w:rPr>
          <w:position w:val="-14"/>
        </w:rPr>
        <w:object w:dxaOrig="580" w:dyaOrig="380" w14:anchorId="05843B6D">
          <v:shape id="_x0000_i1056" type="#_x0000_t75" style="width:29.45pt;height:19.1pt" o:ole="">
            <v:imagedata r:id="rId14" o:title=""/>
          </v:shape>
          <o:OLEObject Type="Embed" ProgID="Equation.DSMT4" ShapeID="_x0000_i1056" DrawAspect="Content" ObjectID="_1588582099" r:id="rId50"/>
        </w:object>
      </w:r>
      <w:r>
        <w:t xml:space="preserve"> </w:t>
      </w:r>
      <w:r>
        <w:rPr>
          <w:sz w:val="24"/>
          <w:szCs w:val="24"/>
        </w:rPr>
        <w:t xml:space="preserve">value and a </w:t>
      </w:r>
      <w:r w:rsidRPr="006442A7">
        <w:rPr>
          <w:position w:val="-14"/>
        </w:rPr>
        <w:object w:dxaOrig="320" w:dyaOrig="380" w14:anchorId="3CE884A9">
          <v:shape id="_x0000_i1057" type="#_x0000_t75" style="width:15.8pt;height:19.1pt" o:ole="">
            <v:imagedata r:id="rId17" o:title=""/>
          </v:shape>
          <o:OLEObject Type="Embed" ProgID="Equation.DSMT4" ShapeID="_x0000_i1057" DrawAspect="Content" ObjectID="_1588582100" r:id="rId51"/>
        </w:object>
      </w:r>
      <w:r>
        <w:rPr>
          <w:sz w:val="24"/>
          <w:szCs w:val="24"/>
        </w:rPr>
        <w:t xml:space="preserve"> value from the selected bins uniformly at random. </w:t>
      </w:r>
    </w:p>
    <w:p w14:paraId="1AAAAC32" w14:textId="77777777" w:rsidR="004A1618" w:rsidRDefault="004A1618" w:rsidP="004A1618">
      <w:pPr>
        <w:pStyle w:val="List"/>
        <w:spacing w:before="50"/>
        <w:ind w:left="600" w:hanging="300"/>
        <w:rPr>
          <w:sz w:val="24"/>
          <w:szCs w:val="24"/>
        </w:rPr>
      </w:pPr>
      <w:r>
        <w:rPr>
          <w:sz w:val="24"/>
          <w:szCs w:val="24"/>
        </w:rPr>
        <w:t>5.</w:t>
      </w:r>
      <w:r>
        <w:rPr>
          <w:sz w:val="24"/>
          <w:szCs w:val="24"/>
        </w:rPr>
        <w:tab/>
        <w:t xml:space="preserve">Using equations 2-4, randomly generate 4 occasion level capture probabilities. </w:t>
      </w:r>
    </w:p>
    <w:p w14:paraId="209CAD7E" w14:textId="77777777" w:rsidR="004A1618" w:rsidRDefault="004A1618" w:rsidP="004A1618">
      <w:pPr>
        <w:pStyle w:val="List"/>
        <w:spacing w:before="50"/>
        <w:ind w:left="600" w:hanging="300"/>
        <w:rPr>
          <w:sz w:val="24"/>
          <w:szCs w:val="24"/>
        </w:rPr>
      </w:pPr>
      <w:r>
        <w:rPr>
          <w:sz w:val="24"/>
          <w:szCs w:val="24"/>
        </w:rPr>
        <w:t>6.</w:t>
      </w:r>
      <w:r>
        <w:rPr>
          <w:sz w:val="24"/>
          <w:szCs w:val="24"/>
        </w:rPr>
        <w:tab/>
        <w:t xml:space="preserve">Use equation 1 to calculate a </w:t>
      </w:r>
      <w:r w:rsidRPr="006442A7">
        <w:rPr>
          <w:position w:val="-12"/>
        </w:rPr>
        <w:object w:dxaOrig="300" w:dyaOrig="360" w14:anchorId="3F362CD9">
          <v:shape id="_x0000_i1058" type="#_x0000_t75" style="width:15.25pt;height:18.55pt" o:ole="">
            <v:imagedata r:id="rId12" o:title=""/>
          </v:shape>
          <o:OLEObject Type="Embed" ProgID="Equation.DSMT4" ShapeID="_x0000_i1058" DrawAspect="Content" ObjectID="_1588582101" r:id="rId52"/>
        </w:object>
      </w:r>
      <w:r>
        <w:rPr>
          <w:sz w:val="24"/>
          <w:szCs w:val="24"/>
        </w:rPr>
        <w:t xml:space="preserve"> value for the first capture occasion, the first two capture occasions, the first three capture occasions, and all 4 capture occasions. </w:t>
      </w:r>
    </w:p>
    <w:p w14:paraId="35B87E82" w14:textId="77777777" w:rsidR="004A1618" w:rsidRDefault="004A1618" w:rsidP="004A1618">
      <w:pPr>
        <w:pStyle w:val="List"/>
        <w:spacing w:before="50"/>
        <w:ind w:left="600" w:hanging="300"/>
        <w:rPr>
          <w:sz w:val="24"/>
          <w:szCs w:val="24"/>
        </w:rPr>
      </w:pPr>
      <w:r>
        <w:rPr>
          <w:sz w:val="24"/>
          <w:szCs w:val="24"/>
        </w:rPr>
        <w:t>7.</w:t>
      </w:r>
      <w:r>
        <w:rPr>
          <w:sz w:val="24"/>
          <w:szCs w:val="24"/>
        </w:rPr>
        <w:tab/>
        <w:t>Repeat #6, 10</w:t>
      </w:r>
      <w:r>
        <w:rPr>
          <w:i/>
          <w:iCs/>
          <w:sz w:val="24"/>
          <w:szCs w:val="24"/>
        </w:rPr>
        <w:t>n</w:t>
      </w:r>
      <w:r>
        <w:rPr>
          <w:sz w:val="24"/>
          <w:szCs w:val="24"/>
        </w:rPr>
        <w:t xml:space="preserve"> times (one for each year and sampled bend), where </w:t>
      </w:r>
      <w:r>
        <w:rPr>
          <w:i/>
          <w:iCs/>
          <w:sz w:val="24"/>
          <w:szCs w:val="24"/>
        </w:rPr>
        <w:t>n</w:t>
      </w:r>
      <w:r>
        <w:rPr>
          <w:sz w:val="24"/>
          <w:szCs w:val="24"/>
        </w:rPr>
        <w:t xml:space="preserve"> is 82 for the lower basin and 45 for the upper basin. </w:t>
      </w:r>
    </w:p>
    <w:p w14:paraId="01DA22DD" w14:textId="77777777" w:rsidR="004A1618" w:rsidRDefault="004A1618" w:rsidP="004A1618">
      <w:pPr>
        <w:pStyle w:val="List"/>
        <w:spacing w:before="50"/>
        <w:ind w:left="600" w:hanging="300"/>
        <w:rPr>
          <w:sz w:val="24"/>
          <w:szCs w:val="24"/>
        </w:rPr>
      </w:pPr>
      <w:r>
        <w:rPr>
          <w:sz w:val="24"/>
          <w:szCs w:val="24"/>
        </w:rPr>
        <w:t>8.</w:t>
      </w:r>
      <w:r>
        <w:rPr>
          <w:sz w:val="24"/>
          <w:szCs w:val="24"/>
        </w:rPr>
        <w:tab/>
        <w:t xml:space="preserve">Take the mean of all </w:t>
      </w:r>
      <w:r>
        <w:rPr>
          <w:sz w:val="24"/>
          <w:szCs w:val="24"/>
        </w:rPr>
        <w:fldChar w:fldCharType="begin"/>
      </w:r>
      <w:r>
        <w:rPr>
          <w:sz w:val="24"/>
          <w:szCs w:val="24"/>
        </w:rPr>
        <w:instrText xml:space="preserve"> EQ </w:instrText>
      </w:r>
      <w:r>
        <w:rPr>
          <w:i/>
          <w:iCs/>
          <w:sz w:val="24"/>
          <w:szCs w:val="24"/>
        </w:rPr>
        <w:instrText>p</w:instrText>
      </w:r>
      <w:r>
        <w:rPr>
          <w:sz w:val="24"/>
          <w:szCs w:val="24"/>
        </w:rPr>
        <w:instrText>\s\do6(</w:instrText>
      </w:r>
      <w:r>
        <w:instrText>0</w:instrText>
      </w:r>
      <w:r>
        <w:rPr>
          <w:sz w:val="24"/>
          <w:szCs w:val="24"/>
        </w:rPr>
        <w:instrText>)</w:instrText>
      </w:r>
      <w:r>
        <w:rPr>
          <w:sz w:val="24"/>
          <w:szCs w:val="24"/>
        </w:rPr>
        <w:fldChar w:fldCharType="end"/>
      </w:r>
      <w:r>
        <w:rPr>
          <w:sz w:val="24"/>
          <w:szCs w:val="24"/>
        </w:rPr>
        <w:t xml:space="preserve"> values generated in #’s 6 and 7 with the same number of occasions. </w:t>
      </w:r>
    </w:p>
    <w:p w14:paraId="28781F66" w14:textId="77777777" w:rsidR="004A1618" w:rsidRDefault="004A1618" w:rsidP="004A1618">
      <w:pPr>
        <w:pStyle w:val="List"/>
        <w:spacing w:before="50"/>
        <w:ind w:left="600" w:hanging="300"/>
        <w:rPr>
          <w:sz w:val="24"/>
          <w:szCs w:val="24"/>
        </w:rPr>
      </w:pPr>
      <w:r>
        <w:rPr>
          <w:sz w:val="24"/>
          <w:szCs w:val="24"/>
        </w:rPr>
        <w:t>9.</w:t>
      </w:r>
      <w:r>
        <w:rPr>
          <w:sz w:val="24"/>
          <w:szCs w:val="24"/>
        </w:rPr>
        <w:tab/>
        <w:t xml:space="preserve">Repeat #’s 4-8, 10000 times to obtain an approximate distribution for the given bins. </w:t>
      </w:r>
    </w:p>
    <w:p w14:paraId="23595EDB" w14:textId="77777777" w:rsidR="004A1618" w:rsidRDefault="004A1618" w:rsidP="004A1618">
      <w:pPr>
        <w:pStyle w:val="List"/>
        <w:spacing w:before="50"/>
        <w:ind w:left="600" w:hanging="300"/>
        <w:rPr>
          <w:sz w:val="24"/>
          <w:szCs w:val="24"/>
        </w:rPr>
      </w:pPr>
      <w:r>
        <w:rPr>
          <w:sz w:val="24"/>
          <w:szCs w:val="24"/>
        </w:rPr>
        <w:t>10.</w:t>
      </w:r>
      <w:r>
        <w:rPr>
          <w:sz w:val="24"/>
          <w:szCs w:val="24"/>
        </w:rPr>
        <w:tab/>
        <w:t xml:space="preserve">Repeat #’s 3-9 for all catchability variation bins. </w:t>
      </w:r>
    </w:p>
    <w:p w14:paraId="3698B706" w14:textId="77777777" w:rsidR="004A1618" w:rsidRDefault="004A1618" w:rsidP="004A1618">
      <w:pPr>
        <w:pStyle w:val="List"/>
        <w:spacing w:before="50"/>
        <w:ind w:left="600" w:hanging="300"/>
        <w:rPr>
          <w:sz w:val="24"/>
          <w:szCs w:val="24"/>
        </w:rPr>
      </w:pPr>
      <w:r>
        <w:rPr>
          <w:sz w:val="24"/>
          <w:szCs w:val="24"/>
        </w:rPr>
        <w:t>11.</w:t>
      </w:r>
      <w:r>
        <w:rPr>
          <w:sz w:val="24"/>
          <w:szCs w:val="24"/>
        </w:rPr>
        <w:tab/>
        <w:t xml:space="preserve">Repeat #’s 2-10 for all baseline catchability bins. </w:t>
      </w:r>
    </w:p>
    <w:p w14:paraId="1BB23540" w14:textId="77777777" w:rsidR="004A1618" w:rsidRDefault="004A1618" w:rsidP="004A1618">
      <w:pPr>
        <w:pStyle w:val="List"/>
        <w:spacing w:before="50"/>
        <w:ind w:left="600" w:hanging="300"/>
        <w:rPr>
          <w:sz w:val="24"/>
          <w:szCs w:val="24"/>
        </w:rPr>
      </w:pPr>
      <w:r>
        <w:rPr>
          <w:sz w:val="24"/>
          <w:szCs w:val="24"/>
        </w:rPr>
        <w:t>12.</w:t>
      </w:r>
      <w:r>
        <w:rPr>
          <w:sz w:val="24"/>
          <w:szCs w:val="24"/>
        </w:rPr>
        <w:tab/>
        <w:t xml:space="preserve">Repeat all of the above steps for each of the gear-basin combos. </w:t>
      </w:r>
    </w:p>
    <w:p w14:paraId="1EB1AA73" w14:textId="77777777" w:rsidR="004A1618" w:rsidRDefault="004A1618" w:rsidP="004A1618">
      <w:pPr>
        <w:pStyle w:val="List"/>
        <w:spacing w:before="50"/>
        <w:ind w:left="600" w:hanging="300"/>
        <w:rPr>
          <w:sz w:val="24"/>
          <w:szCs w:val="24"/>
        </w:rPr>
      </w:pPr>
      <w:r>
        <w:rPr>
          <w:sz w:val="24"/>
          <w:szCs w:val="24"/>
        </w:rPr>
        <w:t>13.</w:t>
      </w:r>
      <w:r>
        <w:rPr>
          <w:sz w:val="24"/>
          <w:szCs w:val="24"/>
        </w:rPr>
        <w:tab/>
        <w:t xml:space="preserve">For each lower basin and upper basin bin combination, average the associated mean </w:t>
      </w:r>
      <w:r w:rsidRPr="006442A7">
        <w:rPr>
          <w:position w:val="-12"/>
        </w:rPr>
        <w:object w:dxaOrig="300" w:dyaOrig="360" w14:anchorId="1C63586D">
          <v:shape id="_x0000_i1059" type="#_x0000_t75" style="width:15.25pt;height:18.55pt" o:ole="">
            <v:imagedata r:id="rId12" o:title=""/>
          </v:shape>
          <o:OLEObject Type="Embed" ProgID="Equation.DSMT4" ShapeID="_x0000_i1059" DrawAspect="Content" ObjectID="_1588582102" r:id="rId53"/>
        </w:object>
      </w:r>
      <w:r>
        <w:rPr>
          <w:sz w:val="24"/>
          <w:szCs w:val="24"/>
        </w:rPr>
        <w:t xml:space="preserve"> distributions generated above to obtain the conditional probability table for Mean</w:t>
      </w:r>
      <w:r w:rsidRPr="006442A7">
        <w:rPr>
          <w:position w:val="-12"/>
        </w:rPr>
        <w:object w:dxaOrig="300" w:dyaOrig="360" w14:anchorId="2A440E0A">
          <v:shape id="_x0000_i1060" type="#_x0000_t75" style="width:15.25pt;height:18.55pt" o:ole="">
            <v:imagedata r:id="rId12" o:title=""/>
          </v:shape>
          <o:OLEObject Type="Embed" ProgID="Equation.DSMT4" ShapeID="_x0000_i1060" DrawAspect="Content" ObjectID="_1588582103" r:id="rId54"/>
        </w:object>
      </w:r>
      <w:r>
        <w:rPr>
          <w:sz w:val="24"/>
          <w:szCs w:val="24"/>
        </w:rPr>
        <w:t xml:space="preserve">. </w:t>
      </w:r>
      <w:commentRangeEnd w:id="212"/>
      <w:r w:rsidR="00B10BD9">
        <w:rPr>
          <w:rStyle w:val="CommentReference"/>
        </w:rPr>
        <w:commentReference w:id="212"/>
      </w:r>
    </w:p>
    <w:p w14:paraId="6D078A6F" w14:textId="77777777" w:rsidR="004A1618" w:rsidRDefault="004A1618" w:rsidP="003E2AAC">
      <w:pPr>
        <w:pStyle w:val="List"/>
        <w:spacing w:after="0"/>
        <w:ind w:left="1200" w:hanging="300"/>
        <w:rPr>
          <w:sz w:val="24"/>
          <w:szCs w:val="24"/>
        </w:rPr>
      </w:pPr>
    </w:p>
    <w:p w14:paraId="3F95B7A6"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4 FO2 performance utilities plus abundance reliability </w:t>
      </w:r>
    </w:p>
    <w:p w14:paraId="6DB326FB"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Sampling Cost </w:t>
      </w:r>
    </w:p>
    <w:p w14:paraId="0CEB568F"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5 FOs </w:t>
      </w:r>
    </w:p>
    <w:p w14:paraId="3B646AAA"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MD utility </w:t>
      </w:r>
    </w:p>
    <w:p w14:paraId="165CD6E0" w14:textId="77777777" w:rsidR="001553DF" w:rsidRDefault="003D6585" w:rsidP="003E2AAC">
      <w:pPr>
        <w:pStyle w:val="List"/>
        <w:spacing w:after="0"/>
        <w:ind w:left="600" w:hanging="300"/>
        <w:rPr>
          <w:sz w:val="24"/>
          <w:szCs w:val="24"/>
        </w:rPr>
      </w:pPr>
      <w:r>
        <w:rPr>
          <w:sz w:val="24"/>
          <w:szCs w:val="24"/>
        </w:rPr>
        <w:t>•</w:t>
      </w:r>
      <w:r>
        <w:rPr>
          <w:sz w:val="24"/>
          <w:szCs w:val="24"/>
        </w:rPr>
        <w:tab/>
        <w:t xml:space="preserve">Optimality Analysis </w:t>
      </w:r>
    </w:p>
    <w:p w14:paraId="02ABFE0F"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Even Weights </w:t>
      </w:r>
    </w:p>
    <w:p w14:paraId="1B3E3F26" w14:textId="77777777" w:rsidR="001553DF" w:rsidRDefault="003D6585" w:rsidP="003E2AAC">
      <w:pPr>
        <w:pStyle w:val="List"/>
        <w:spacing w:after="0"/>
        <w:ind w:left="1200" w:hanging="300"/>
        <w:rPr>
          <w:sz w:val="24"/>
          <w:szCs w:val="24"/>
        </w:rPr>
      </w:pPr>
      <w:r>
        <w:rPr>
          <w:sz w:val="24"/>
          <w:szCs w:val="24"/>
        </w:rPr>
        <w:t>•</w:t>
      </w:r>
      <w:r>
        <w:rPr>
          <w:sz w:val="24"/>
          <w:szCs w:val="24"/>
        </w:rPr>
        <w:tab/>
        <w:t xml:space="preserve">Swing weighting </w:t>
      </w:r>
    </w:p>
    <w:p w14:paraId="3E09430A" w14:textId="77777777" w:rsidR="001553DF" w:rsidRDefault="003D6585" w:rsidP="003E2AAC">
      <w:pPr>
        <w:pStyle w:val="List"/>
        <w:spacing w:after="0"/>
        <w:ind w:left="600" w:hanging="300"/>
        <w:rPr>
          <w:sz w:val="24"/>
          <w:szCs w:val="24"/>
        </w:rPr>
      </w:pPr>
      <w:r>
        <w:rPr>
          <w:sz w:val="24"/>
          <w:szCs w:val="24"/>
        </w:rPr>
        <w:t>•</w:t>
      </w:r>
      <w:r>
        <w:rPr>
          <w:sz w:val="24"/>
          <w:szCs w:val="24"/>
        </w:rPr>
        <w:tab/>
        <w:t xml:space="preserve">Sensitivity Analysis </w:t>
      </w:r>
    </w:p>
    <w:p w14:paraId="045DA3E3" w14:textId="44B25600" w:rsidR="001553DF" w:rsidDel="00E07562" w:rsidRDefault="003D6585">
      <w:pPr>
        <w:pStyle w:val="Heading2"/>
        <w:widowControl/>
        <w:spacing w:before="340"/>
        <w:rPr>
          <w:moveFrom w:id="213" w:author="Michael Colvin" w:date="2018-05-23T11:49:00Z"/>
        </w:rPr>
      </w:pPr>
      <w:moveFromRangeStart w:id="214" w:author="Michael Colvin" w:date="2018-05-23T11:49:00Z" w:name="move514839488"/>
      <w:commentRangeStart w:id="215"/>
      <w:moveFrom w:id="216" w:author="Michael Colvin" w:date="2018-05-23T11:49:00Z">
        <w:r w:rsidDel="00E07562">
          <w:lastRenderedPageBreak/>
          <w:t xml:space="preserve">Objectives </w:t>
        </w:r>
        <w:commentRangeEnd w:id="215"/>
        <w:r w:rsidR="001D162F" w:rsidDel="00E07562">
          <w:rPr>
            <w:rStyle w:val="CommentReference"/>
            <w:b w:val="0"/>
            <w:bCs w:val="0"/>
          </w:rPr>
          <w:commentReference w:id="215"/>
        </w:r>
      </w:moveFrom>
    </w:p>
    <w:p w14:paraId="1764F95C" w14:textId="15E08DA7" w:rsidR="001553DF" w:rsidDel="00E07562" w:rsidRDefault="003D6585" w:rsidP="00A87935">
      <w:pPr>
        <w:pStyle w:val="List"/>
        <w:numPr>
          <w:ilvl w:val="0"/>
          <w:numId w:val="3"/>
        </w:numPr>
        <w:spacing w:after="0"/>
        <w:ind w:left="630"/>
        <w:rPr>
          <w:moveFrom w:id="217" w:author="Michael Colvin" w:date="2018-05-23T11:49:00Z"/>
          <w:sz w:val="24"/>
          <w:szCs w:val="24"/>
        </w:rPr>
      </w:pPr>
      <w:moveFrom w:id="218" w:author="Michael Colvin" w:date="2018-05-23T11:49:00Z">
        <w:r w:rsidDel="00E07562">
          <w:rPr>
            <w:sz w:val="24"/>
            <w:szCs w:val="24"/>
          </w:rPr>
          <w:t xml:space="preserve">Optimatility Analysis </w:t>
        </w:r>
      </w:moveFrom>
    </w:p>
    <w:p w14:paraId="17BEF340" w14:textId="3CCA2195" w:rsidR="001553DF" w:rsidDel="00E07562" w:rsidRDefault="003D6585" w:rsidP="00A87935">
      <w:pPr>
        <w:pStyle w:val="List"/>
        <w:numPr>
          <w:ilvl w:val="0"/>
          <w:numId w:val="1"/>
        </w:numPr>
        <w:spacing w:after="0"/>
        <w:ind w:left="1170" w:hanging="270"/>
        <w:rPr>
          <w:moveFrom w:id="219" w:author="Michael Colvin" w:date="2018-05-23T11:49:00Z"/>
          <w:sz w:val="24"/>
          <w:szCs w:val="24"/>
        </w:rPr>
      </w:pPr>
      <w:moveFrom w:id="220" w:author="Michael Colvin" w:date="2018-05-23T11:49:00Z">
        <w:r w:rsidDel="00E07562">
          <w:rPr>
            <w:sz w:val="24"/>
            <w:szCs w:val="24"/>
          </w:rPr>
          <w:t xml:space="preserve">What is the optimal decision under uniform probability distributions for uncertainties and even weighting? How does this compare to the current PSPAP monitoring program? </w:t>
        </w:r>
      </w:moveFrom>
    </w:p>
    <w:p w14:paraId="138693E7" w14:textId="2F55526E" w:rsidR="001553DF" w:rsidDel="00E07562" w:rsidRDefault="003D6585" w:rsidP="00A87935">
      <w:pPr>
        <w:pStyle w:val="List"/>
        <w:numPr>
          <w:ilvl w:val="0"/>
          <w:numId w:val="1"/>
        </w:numPr>
        <w:spacing w:after="0"/>
        <w:ind w:left="1170" w:hanging="270"/>
        <w:rPr>
          <w:moveFrom w:id="221" w:author="Michael Colvin" w:date="2018-05-23T11:49:00Z"/>
          <w:sz w:val="24"/>
          <w:szCs w:val="24"/>
        </w:rPr>
      </w:pPr>
      <w:moveFrom w:id="222" w:author="Michael Colvin" w:date="2018-05-23T11:49:00Z">
        <w:r w:rsidDel="00E07562">
          <w:rPr>
            <w:sz w:val="24"/>
            <w:szCs w:val="24"/>
          </w:rPr>
          <w:t xml:space="preserve">Is the utility difference between the optimal set of decisions and other sets of decisions large or small? Which other sets of decisions are close? </w:t>
        </w:r>
      </w:moveFrom>
    </w:p>
    <w:p w14:paraId="2CE4BA7E" w14:textId="208C401A" w:rsidR="001553DF" w:rsidDel="00E07562" w:rsidRDefault="003D6585" w:rsidP="00A87935">
      <w:pPr>
        <w:pStyle w:val="List"/>
        <w:numPr>
          <w:ilvl w:val="0"/>
          <w:numId w:val="5"/>
        </w:numPr>
        <w:spacing w:after="0"/>
        <w:ind w:left="630"/>
        <w:rPr>
          <w:moveFrom w:id="223" w:author="Michael Colvin" w:date="2018-05-23T11:49:00Z"/>
          <w:sz w:val="24"/>
          <w:szCs w:val="24"/>
        </w:rPr>
      </w:pPr>
      <w:moveFrom w:id="224" w:author="Michael Colvin" w:date="2018-05-23T11:49:00Z">
        <w:r w:rsidDel="00E07562">
          <w:rPr>
            <w:sz w:val="24"/>
            <w:szCs w:val="24"/>
          </w:rPr>
          <w:t xml:space="preserve">Sensitivity Analysis </w:t>
        </w:r>
      </w:moveFrom>
    </w:p>
    <w:p w14:paraId="5DD348BE" w14:textId="41F192B7" w:rsidR="001553DF" w:rsidDel="00E07562" w:rsidRDefault="003D6585" w:rsidP="00A87935">
      <w:pPr>
        <w:pStyle w:val="List"/>
        <w:numPr>
          <w:ilvl w:val="1"/>
          <w:numId w:val="7"/>
        </w:numPr>
        <w:spacing w:after="0"/>
        <w:ind w:left="1170" w:hanging="270"/>
        <w:rPr>
          <w:moveFrom w:id="225" w:author="Michael Colvin" w:date="2018-05-23T11:49:00Z"/>
          <w:sz w:val="24"/>
          <w:szCs w:val="24"/>
        </w:rPr>
      </w:pPr>
      <w:moveFrom w:id="226" w:author="Michael Colvin" w:date="2018-05-23T11:49:00Z">
        <w:r w:rsidDel="00E07562">
          <w:rPr>
            <w:sz w:val="24"/>
            <w:szCs w:val="24"/>
          </w:rPr>
          <w:t xml:space="preserve">Which uncertainty nodes have an effect on the optimal decision? Which do not? What consequences does this have for decision making? </w:t>
        </w:r>
      </w:moveFrom>
    </w:p>
    <w:p w14:paraId="0D9A7A1E" w14:textId="7F6EF8A6" w:rsidR="001553DF" w:rsidDel="00E07562" w:rsidRDefault="003D6585" w:rsidP="00A87935">
      <w:pPr>
        <w:pStyle w:val="List"/>
        <w:spacing w:after="0"/>
        <w:ind w:left="1800" w:hanging="300"/>
        <w:rPr>
          <w:moveFrom w:id="227" w:author="Michael Colvin" w:date="2018-05-23T11:49:00Z"/>
          <w:sz w:val="24"/>
          <w:szCs w:val="24"/>
        </w:rPr>
      </w:pPr>
      <w:moveFrom w:id="228" w:author="Michael Colvin" w:date="2018-05-23T11:49:00Z">
        <w:r w:rsidDel="00E07562">
          <w:rPr>
            <w:sz w:val="24"/>
            <w:szCs w:val="24"/>
          </w:rPr>
          <w:t>•</w:t>
        </w:r>
        <w:r w:rsidDel="00E07562">
          <w:rPr>
            <w:sz w:val="24"/>
            <w:szCs w:val="24"/>
          </w:rPr>
          <w:tab/>
          <w:t xml:space="preserve">LB/UB Baseline Catchability </w:t>
        </w:r>
      </w:moveFrom>
    </w:p>
    <w:p w14:paraId="7A4B833F" w14:textId="1A0AE899" w:rsidR="001553DF" w:rsidDel="00E07562" w:rsidRDefault="003D6585" w:rsidP="00A87935">
      <w:pPr>
        <w:pStyle w:val="List"/>
        <w:spacing w:after="0"/>
        <w:ind w:left="1800" w:hanging="300"/>
        <w:rPr>
          <w:moveFrom w:id="229" w:author="Michael Colvin" w:date="2018-05-23T11:49:00Z"/>
          <w:sz w:val="24"/>
          <w:szCs w:val="24"/>
        </w:rPr>
      </w:pPr>
      <w:moveFrom w:id="230" w:author="Michael Colvin" w:date="2018-05-23T11:49:00Z">
        <w:r w:rsidDel="00E07562">
          <w:rPr>
            <w:sz w:val="24"/>
            <w:szCs w:val="24"/>
          </w:rPr>
          <w:t>•</w:t>
        </w:r>
        <w:r w:rsidDel="00E07562">
          <w:rPr>
            <w:sz w:val="24"/>
            <w:szCs w:val="24"/>
          </w:rPr>
          <w:tab/>
          <w:t xml:space="preserve">LB/UB Catchability Variation </w:t>
        </w:r>
      </w:moveFrom>
    </w:p>
    <w:p w14:paraId="3DF70A7D" w14:textId="59C44A5A" w:rsidR="001553DF" w:rsidDel="00E07562" w:rsidRDefault="003D6585" w:rsidP="00A87935">
      <w:pPr>
        <w:pStyle w:val="List"/>
        <w:spacing w:after="0"/>
        <w:ind w:left="1800" w:hanging="300"/>
        <w:rPr>
          <w:moveFrom w:id="231" w:author="Michael Colvin" w:date="2018-05-23T11:49:00Z"/>
          <w:sz w:val="24"/>
          <w:szCs w:val="24"/>
        </w:rPr>
      </w:pPr>
      <w:moveFrom w:id="232" w:author="Michael Colvin" w:date="2018-05-23T11:49:00Z">
        <w:r w:rsidDel="00E07562">
          <w:rPr>
            <w:sz w:val="24"/>
            <w:szCs w:val="24"/>
          </w:rPr>
          <w:t>•</w:t>
        </w:r>
        <w:r w:rsidDel="00E07562">
          <w:rPr>
            <w:sz w:val="24"/>
            <w:szCs w:val="24"/>
          </w:rPr>
          <w:tab/>
          <w:t xml:space="preserve">Movement </w:t>
        </w:r>
      </w:moveFrom>
    </w:p>
    <w:p w14:paraId="495A27F7" w14:textId="79700357" w:rsidR="001553DF" w:rsidDel="00E07562" w:rsidRDefault="003D6585" w:rsidP="00A87935">
      <w:pPr>
        <w:pStyle w:val="List"/>
        <w:spacing w:after="0"/>
        <w:ind w:left="1800" w:hanging="300"/>
        <w:rPr>
          <w:moveFrom w:id="233" w:author="Michael Colvin" w:date="2018-05-23T11:49:00Z"/>
          <w:sz w:val="24"/>
          <w:szCs w:val="24"/>
        </w:rPr>
      </w:pPr>
      <w:moveFrom w:id="234" w:author="Michael Colvin" w:date="2018-05-23T11:49:00Z">
        <w:r w:rsidDel="00E07562">
          <w:rPr>
            <w:sz w:val="24"/>
            <w:szCs w:val="24"/>
          </w:rPr>
          <w:t>•</w:t>
        </w:r>
        <w:r w:rsidDel="00E07562">
          <w:rPr>
            <w:sz w:val="24"/>
            <w:szCs w:val="24"/>
          </w:rPr>
          <w:tab/>
          <w:t xml:space="preserve">Recruitment (Tie recruitment level and recruitment box together?) </w:t>
        </w:r>
      </w:moveFrom>
    </w:p>
    <w:p w14:paraId="22BBFE4E" w14:textId="1ABB8488" w:rsidR="001553DF" w:rsidDel="00E07562" w:rsidRDefault="003D6585" w:rsidP="00A87935">
      <w:pPr>
        <w:pStyle w:val="List"/>
        <w:spacing w:after="0"/>
        <w:ind w:left="1800" w:hanging="300"/>
        <w:rPr>
          <w:moveFrom w:id="235" w:author="Michael Colvin" w:date="2018-05-23T11:49:00Z"/>
          <w:sz w:val="24"/>
          <w:szCs w:val="24"/>
        </w:rPr>
      </w:pPr>
      <w:moveFrom w:id="236" w:author="Michael Colvin" w:date="2018-05-23T11:49:00Z">
        <w:r w:rsidDel="00E07562">
          <w:rPr>
            <w:sz w:val="24"/>
            <w:szCs w:val="24"/>
          </w:rPr>
          <w:t>•</w:t>
        </w:r>
        <w:r w:rsidDel="00E07562">
          <w:rPr>
            <w:sz w:val="24"/>
            <w:szCs w:val="24"/>
          </w:rPr>
          <w:tab/>
          <w:t xml:space="preserve">Interception Location </w:t>
        </w:r>
      </w:moveFrom>
    </w:p>
    <w:p w14:paraId="2117CC6E" w14:textId="48CB386B" w:rsidR="001553DF" w:rsidDel="00E07562" w:rsidRDefault="003D6585" w:rsidP="00A87935">
      <w:pPr>
        <w:pStyle w:val="List"/>
        <w:spacing w:after="0"/>
        <w:ind w:left="1800" w:hanging="300"/>
        <w:rPr>
          <w:moveFrom w:id="237" w:author="Michael Colvin" w:date="2018-05-23T11:49:00Z"/>
          <w:sz w:val="24"/>
          <w:szCs w:val="24"/>
        </w:rPr>
      </w:pPr>
      <w:moveFrom w:id="238" w:author="Michael Colvin" w:date="2018-05-23T11:49:00Z">
        <w:r w:rsidDel="00E07562">
          <w:rPr>
            <w:sz w:val="24"/>
            <w:szCs w:val="24"/>
          </w:rPr>
          <w:t>•</w:t>
        </w:r>
        <w:r w:rsidDel="00E07562">
          <w:rPr>
            <w:sz w:val="24"/>
            <w:szCs w:val="24"/>
          </w:rPr>
          <w:tab/>
          <w:t xml:space="preserve">Detection Probability </w:t>
        </w:r>
      </w:moveFrom>
    </w:p>
    <w:p w14:paraId="290A667D" w14:textId="391E6700" w:rsidR="001553DF" w:rsidDel="00E07562" w:rsidRDefault="003D6585" w:rsidP="00A87935">
      <w:pPr>
        <w:pStyle w:val="List"/>
        <w:numPr>
          <w:ilvl w:val="1"/>
          <w:numId w:val="8"/>
        </w:numPr>
        <w:spacing w:after="0"/>
        <w:ind w:left="1170" w:hanging="270"/>
        <w:rPr>
          <w:moveFrom w:id="239" w:author="Michael Colvin" w:date="2018-05-23T11:49:00Z"/>
          <w:sz w:val="24"/>
          <w:szCs w:val="24"/>
        </w:rPr>
      </w:pPr>
      <w:moveFrom w:id="240" w:author="Michael Colvin" w:date="2018-05-23T11:49:00Z">
        <w:r w:rsidDel="00E07562">
          <w:rPr>
            <w:sz w:val="24"/>
            <w:szCs w:val="24"/>
          </w:rPr>
          <w:t xml:space="preserve">What other components strongly influence the optimal decision? </w:t>
        </w:r>
      </w:moveFrom>
    </w:p>
    <w:p w14:paraId="0F0A8AAD" w14:textId="7B7ED7B2" w:rsidR="001553DF" w:rsidDel="00E07562" w:rsidRDefault="003D6585" w:rsidP="00A87935">
      <w:pPr>
        <w:pStyle w:val="List"/>
        <w:spacing w:after="0"/>
        <w:ind w:left="1800" w:hanging="300"/>
        <w:rPr>
          <w:moveFrom w:id="241" w:author="Michael Colvin" w:date="2018-05-23T11:49:00Z"/>
          <w:sz w:val="24"/>
          <w:szCs w:val="24"/>
        </w:rPr>
      </w:pPr>
      <w:moveFrom w:id="242" w:author="Michael Colvin" w:date="2018-05-23T11:49:00Z">
        <w:r w:rsidDel="00E07562">
          <w:rPr>
            <w:sz w:val="24"/>
            <w:szCs w:val="24"/>
          </w:rPr>
          <w:t>•</w:t>
        </w:r>
        <w:r w:rsidDel="00E07562">
          <w:rPr>
            <w:sz w:val="24"/>
            <w:szCs w:val="24"/>
          </w:rPr>
          <w:tab/>
          <w:t xml:space="preserve">Basin </w:t>
        </w:r>
      </w:moveFrom>
    </w:p>
    <w:p w14:paraId="2276CA58" w14:textId="61F5498A" w:rsidR="001553DF" w:rsidDel="00E07562" w:rsidRDefault="003D6585" w:rsidP="00A87935">
      <w:pPr>
        <w:pStyle w:val="List"/>
        <w:spacing w:after="0"/>
        <w:ind w:left="1800" w:hanging="300"/>
        <w:rPr>
          <w:moveFrom w:id="243" w:author="Michael Colvin" w:date="2018-05-23T11:49:00Z"/>
          <w:sz w:val="24"/>
          <w:szCs w:val="24"/>
        </w:rPr>
      </w:pPr>
      <w:moveFrom w:id="244" w:author="Michael Colvin" w:date="2018-05-23T11:49:00Z">
        <w:r w:rsidDel="00E07562">
          <w:rPr>
            <w:sz w:val="24"/>
            <w:szCs w:val="24"/>
          </w:rPr>
          <w:t>•</w:t>
        </w:r>
        <w:r w:rsidDel="00E07562">
          <w:rPr>
            <w:sz w:val="24"/>
            <w:szCs w:val="24"/>
          </w:rPr>
          <w:tab/>
          <w:t xml:space="preserve">Mean </w:t>
        </w:r>
        <w:r w:rsidR="00AE4E9A" w:rsidRPr="00AE4E9A" w:rsidDel="00E07562">
          <w:rPr>
            <w:position w:val="-12"/>
          </w:rPr>
          <w:object w:dxaOrig="300" w:dyaOrig="360" w14:anchorId="6D926D2E">
            <v:shape id="_x0000_i1061" type="#_x0000_t75" style="width:15.25pt;height:18.55pt" o:ole="">
              <v:imagedata r:id="rId10" o:title=""/>
            </v:shape>
            <o:OLEObject Type="Embed" ProgID="Equation.DSMT4" ShapeID="_x0000_i1061" DrawAspect="Content" ObjectID="_1588582104" r:id="rId55"/>
          </w:object>
        </w:r>
      </w:moveFrom>
    </w:p>
    <w:p w14:paraId="423D4DFD" w14:textId="6835FA81" w:rsidR="001553DF" w:rsidDel="00E07562" w:rsidRDefault="003D6585" w:rsidP="00A87935">
      <w:pPr>
        <w:pStyle w:val="List"/>
        <w:spacing w:after="0"/>
        <w:ind w:left="1800" w:hanging="300"/>
        <w:rPr>
          <w:moveFrom w:id="245" w:author="Michael Colvin" w:date="2018-05-23T11:49:00Z"/>
          <w:sz w:val="24"/>
          <w:szCs w:val="24"/>
        </w:rPr>
      </w:pPr>
      <w:moveFrom w:id="246" w:author="Michael Colvin" w:date="2018-05-23T11:49:00Z">
        <w:r w:rsidDel="00E07562">
          <w:rPr>
            <w:sz w:val="24"/>
            <w:szCs w:val="24"/>
          </w:rPr>
          <w:t>•</w:t>
        </w:r>
        <w:r w:rsidDel="00E07562">
          <w:rPr>
            <w:sz w:val="24"/>
            <w:szCs w:val="24"/>
          </w:rPr>
          <w:tab/>
          <w:t xml:space="preserve">4 FO2 performance utilities plus abundance reliability </w:t>
        </w:r>
      </w:moveFrom>
    </w:p>
    <w:p w14:paraId="44E5A958" w14:textId="7442CA23" w:rsidR="001553DF" w:rsidDel="00E07562" w:rsidRDefault="003D6585" w:rsidP="00A87935">
      <w:pPr>
        <w:pStyle w:val="List"/>
        <w:spacing w:after="0"/>
        <w:ind w:left="1800" w:hanging="300"/>
        <w:rPr>
          <w:moveFrom w:id="247" w:author="Michael Colvin" w:date="2018-05-23T11:49:00Z"/>
          <w:sz w:val="24"/>
          <w:szCs w:val="24"/>
        </w:rPr>
      </w:pPr>
      <w:moveFrom w:id="248" w:author="Michael Colvin" w:date="2018-05-23T11:49:00Z">
        <w:r w:rsidDel="00E07562">
          <w:rPr>
            <w:sz w:val="24"/>
            <w:szCs w:val="24"/>
          </w:rPr>
          <w:t>•</w:t>
        </w:r>
        <w:r w:rsidDel="00E07562">
          <w:rPr>
            <w:sz w:val="24"/>
            <w:szCs w:val="24"/>
          </w:rPr>
          <w:tab/>
          <w:t xml:space="preserve">FO2 performance utility weights </w:t>
        </w:r>
      </w:moveFrom>
    </w:p>
    <w:p w14:paraId="399E64EB" w14:textId="73F324FA" w:rsidR="001553DF" w:rsidDel="00E07562" w:rsidRDefault="003D6585" w:rsidP="00A87935">
      <w:pPr>
        <w:pStyle w:val="List"/>
        <w:spacing w:after="0"/>
        <w:ind w:left="1800" w:hanging="300"/>
        <w:rPr>
          <w:moveFrom w:id="249" w:author="Michael Colvin" w:date="2018-05-23T11:49:00Z"/>
          <w:sz w:val="24"/>
          <w:szCs w:val="24"/>
        </w:rPr>
      </w:pPr>
      <w:moveFrom w:id="250" w:author="Michael Colvin" w:date="2018-05-23T11:49:00Z">
        <w:r w:rsidDel="00E07562">
          <w:rPr>
            <w:sz w:val="24"/>
            <w:szCs w:val="24"/>
          </w:rPr>
          <w:t>•</w:t>
        </w:r>
        <w:r w:rsidDel="00E07562">
          <w:rPr>
            <w:sz w:val="24"/>
            <w:szCs w:val="24"/>
          </w:rPr>
          <w:tab/>
          <w:t xml:space="preserve">Sampling Cost </w:t>
        </w:r>
      </w:moveFrom>
    </w:p>
    <w:p w14:paraId="0C925DF2" w14:textId="5FFE68B8" w:rsidR="001553DF" w:rsidDel="00E07562" w:rsidRDefault="003D6585" w:rsidP="00A87935">
      <w:pPr>
        <w:pStyle w:val="List"/>
        <w:spacing w:after="0"/>
        <w:ind w:left="1800" w:hanging="300"/>
        <w:rPr>
          <w:moveFrom w:id="251" w:author="Michael Colvin" w:date="2018-05-23T11:49:00Z"/>
          <w:sz w:val="24"/>
          <w:szCs w:val="24"/>
        </w:rPr>
      </w:pPr>
      <w:moveFrom w:id="252" w:author="Michael Colvin" w:date="2018-05-23T11:49:00Z">
        <w:r w:rsidDel="00E07562">
          <w:rPr>
            <w:sz w:val="24"/>
            <w:szCs w:val="24"/>
          </w:rPr>
          <w:t>•</w:t>
        </w:r>
        <w:r w:rsidDel="00E07562">
          <w:rPr>
            <w:sz w:val="24"/>
            <w:szCs w:val="24"/>
          </w:rPr>
          <w:tab/>
          <w:t xml:space="preserve">5 FOs </w:t>
        </w:r>
      </w:moveFrom>
    </w:p>
    <w:p w14:paraId="662AC6D5" w14:textId="42CA8AB8" w:rsidR="001553DF" w:rsidDel="00E07562" w:rsidRDefault="003D6585" w:rsidP="00A87935">
      <w:pPr>
        <w:pStyle w:val="List"/>
        <w:spacing w:after="0"/>
        <w:ind w:left="1800" w:hanging="300"/>
        <w:rPr>
          <w:moveFrom w:id="253" w:author="Michael Colvin" w:date="2018-05-23T11:49:00Z"/>
          <w:sz w:val="24"/>
          <w:szCs w:val="24"/>
        </w:rPr>
      </w:pPr>
      <w:moveFrom w:id="254" w:author="Michael Colvin" w:date="2018-05-23T11:49:00Z">
        <w:r w:rsidDel="00E07562">
          <w:rPr>
            <w:sz w:val="24"/>
            <w:szCs w:val="24"/>
          </w:rPr>
          <w:t>•</w:t>
        </w:r>
        <w:r w:rsidDel="00E07562">
          <w:rPr>
            <w:sz w:val="24"/>
            <w:szCs w:val="24"/>
          </w:rPr>
          <w:tab/>
          <w:t xml:space="preserve">FO utility weights </w:t>
        </w:r>
      </w:moveFrom>
    </w:p>
    <w:p w14:paraId="121AC2E2" w14:textId="584EE7C7" w:rsidR="001553DF" w:rsidDel="00E07562" w:rsidRDefault="003D6585" w:rsidP="00A87935">
      <w:pPr>
        <w:pStyle w:val="List"/>
        <w:numPr>
          <w:ilvl w:val="1"/>
          <w:numId w:val="9"/>
        </w:numPr>
        <w:spacing w:after="0"/>
        <w:ind w:left="1170" w:hanging="270"/>
        <w:rPr>
          <w:moveFrom w:id="255" w:author="Michael Colvin" w:date="2018-05-23T11:49:00Z"/>
          <w:sz w:val="24"/>
          <w:szCs w:val="24"/>
        </w:rPr>
      </w:pPr>
      <w:moveFrom w:id="256" w:author="Michael Colvin" w:date="2018-05-23T11:49:00Z">
        <w:r w:rsidDel="00E07562">
          <w:rPr>
            <w:sz w:val="24"/>
            <w:szCs w:val="24"/>
          </w:rPr>
          <w:t xml:space="preserve">What components have the greatest effect on the expected value of </w:t>
        </w:r>
        <w:r w:rsidR="00773E54" w:rsidDel="00E07562">
          <w:rPr>
            <w:sz w:val="24"/>
            <w:szCs w:val="24"/>
          </w:rPr>
          <w:t>each</w:t>
        </w:r>
        <w:r w:rsidDel="00E07562">
          <w:rPr>
            <w:sz w:val="24"/>
            <w:szCs w:val="24"/>
          </w:rPr>
          <w:t xml:space="preserve"> decision?</w:t>
        </w:r>
        <w:r w:rsidR="00773E54" w:rsidDel="00E07562">
          <w:rPr>
            <w:sz w:val="24"/>
            <w:szCs w:val="24"/>
          </w:rPr>
          <w:t xml:space="preserve">  What decisions have the greatest effect on the overall outcome utility?</w:t>
        </w:r>
        <w:r w:rsidDel="00E07562">
          <w:rPr>
            <w:sz w:val="24"/>
            <w:szCs w:val="24"/>
          </w:rPr>
          <w:t xml:space="preserve"> </w:t>
        </w:r>
      </w:moveFrom>
    </w:p>
    <w:moveFromRangeEnd w:id="214"/>
    <w:p w14:paraId="1F8A7956" w14:textId="6F9D6553" w:rsidR="00773E54" w:rsidRDefault="003D6585" w:rsidP="006C0CB2">
      <w:pPr>
        <w:pStyle w:val="Heading2"/>
        <w:widowControl/>
        <w:spacing w:before="340"/>
      </w:pPr>
      <w:r>
        <w:t>Preliminary Results</w:t>
      </w:r>
    </w:p>
    <w:p w14:paraId="5B78DBE5" w14:textId="20BC7DA4" w:rsidR="006442A7" w:rsidRDefault="00773E54" w:rsidP="004A1618">
      <w:pPr>
        <w:pStyle w:val="Heading3"/>
        <w:widowControl/>
        <w:spacing w:before="180"/>
      </w:pPr>
      <w:commentRangeStart w:id="257"/>
      <w:r>
        <w:t xml:space="preserve">Relating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and FO2 Performance Metrics</w:t>
      </w:r>
      <w:commentRangeEnd w:id="257"/>
      <w:r w:rsidR="001D162F">
        <w:rPr>
          <w:rStyle w:val="CommentReference"/>
          <w:b w:val="0"/>
          <w:bCs w:val="0"/>
        </w:rPr>
        <w:commentReference w:id="257"/>
      </w:r>
    </w:p>
    <w:p w14:paraId="4698D814" w14:textId="24D57871" w:rsidR="003E2AAC" w:rsidRDefault="003D6585" w:rsidP="004A1618">
      <w:pPr>
        <w:spacing w:before="60"/>
        <w:ind w:firstLine="300"/>
      </w:pPr>
      <w:r>
        <w:t>The following discusses</w:t>
      </w:r>
      <w:r w:rsidR="00E81AE0">
        <w:t xml:space="preserve"> the fundamental objective 2</w:t>
      </w:r>
      <w:r>
        <w:t xml:space="preserve"> simulation outcomes</w:t>
      </w:r>
      <w:r w:rsidR="00E81AE0">
        <w:t xml:space="preserve"> in terms of mean </w:t>
      </w:r>
      <w:r w:rsidR="00E81AE0" w:rsidRPr="00E81AE0">
        <w:rPr>
          <w:position w:val="-12"/>
        </w:rPr>
        <w:object w:dxaOrig="300" w:dyaOrig="360" w14:anchorId="08705EFB">
          <v:shape id="_x0000_i1062" type="#_x0000_t75" style="width:15.25pt;height:18.55pt" o:ole="">
            <v:imagedata r:id="rId56" o:title=""/>
          </v:shape>
          <o:OLEObject Type="Embed" ProgID="Equation.DSMT4" ShapeID="_x0000_i1062" DrawAspect="Content" ObjectID="_1588582105" r:id="rId57"/>
        </w:object>
      </w:r>
      <w:r>
        <w:t xml:space="preserve"> when</w:t>
      </w:r>
      <w:r w:rsidR="00E81AE0">
        <w:t xml:space="preserve"> trotlines (TLC1) are </w:t>
      </w:r>
      <w:r>
        <w:t xml:space="preserve">used in both the upper and lower Missouri River basins as part of the pallid sturgeon monitoring program. Trotline captures were simulated at various occasion level capture probabilities for 1-4 sampling occasions. Distinguishable patterns can been seen when the fundamental objectives 2 performance metric results are plotted against </w:t>
      </w:r>
      <w:r w:rsidR="003526CF" w:rsidRPr="006442A7">
        <w:rPr>
          <w:position w:val="-12"/>
        </w:rPr>
        <w:object w:dxaOrig="300" w:dyaOrig="360" w14:anchorId="4A02DC43">
          <v:shape id="_x0000_i1063" type="#_x0000_t75" style="width:15.25pt;height:18.55pt" o:ole="">
            <v:imagedata r:id="rId12" o:title=""/>
          </v:shape>
          <o:OLEObject Type="Embed" ProgID="Equation.DSMT4" ShapeID="_x0000_i1063" DrawAspect="Content" ObjectID="_1588582106" r:id="rId58"/>
        </w:object>
      </w:r>
      <w:r w:rsidR="003526CF">
        <w:t xml:space="preserve"> by estimator (Figures 7</w:t>
      </w:r>
      <w:r>
        <w:t>-</w:t>
      </w:r>
      <w:r w:rsidR="003526CF">
        <w:t>10</w:t>
      </w:r>
      <w:r>
        <w:t>). As expected, performance utility values tend</w:t>
      </w:r>
      <w:r w:rsidR="003E2AAC">
        <w:t xml:space="preserve"> to</w:t>
      </w:r>
      <w:r>
        <w:t xml:space="preserve"> decrease with increasing values of </w:t>
      </w:r>
      <w:r w:rsidR="003526CF" w:rsidRPr="006442A7">
        <w:rPr>
          <w:position w:val="-12"/>
        </w:rPr>
        <w:object w:dxaOrig="300" w:dyaOrig="360" w14:anchorId="6AC8D0B3">
          <v:shape id="_x0000_i1064" type="#_x0000_t75" style="width:15.25pt;height:18.55pt" o:ole="">
            <v:imagedata r:id="rId12" o:title=""/>
          </v:shape>
          <o:OLEObject Type="Embed" ProgID="Equation.DSMT4" ShapeID="_x0000_i1064" DrawAspect="Content" ObjectID="_1588582107" r:id="rId59"/>
        </w:object>
      </w:r>
      <w:r>
        <w:t xml:space="preserve"> for all estimators and survey designs. </w:t>
      </w:r>
      <w:r w:rsidR="003E2AAC">
        <w:t xml:space="preserve">This was similar for the variations in movement and recruitment analyzed thus far. </w:t>
      </w:r>
      <w:commentRangeStart w:id="258"/>
      <w:r w:rsidR="003E2AAC">
        <w:t>In fact, under similar sampling circumstances, results for populations that exhibited very little between year movement and a small amount of recruitment were essentially the same as those for populations with no movement or recruitment.</w:t>
      </w:r>
      <w:commentRangeEnd w:id="258"/>
      <w:r w:rsidR="003E2AAC">
        <w:rPr>
          <w:rStyle w:val="CommentReference"/>
        </w:rPr>
        <w:commentReference w:id="258"/>
      </w:r>
    </w:p>
    <w:p w14:paraId="70A642B7" w14:textId="77777777" w:rsidR="001553DF" w:rsidRDefault="001553DF" w:rsidP="003E2AAC">
      <w:pPr>
        <w:ind w:firstLine="300"/>
      </w:pPr>
    </w:p>
    <w:p w14:paraId="355A6350" w14:textId="77777777" w:rsidR="001553DF" w:rsidRDefault="003D6585">
      <w:pPr>
        <w:pStyle w:val="Heading4"/>
        <w:widowControl/>
        <w:spacing w:before="120"/>
      </w:pPr>
      <w:commentRangeStart w:id="259"/>
      <w:r>
        <w:t>Arithmetic Mean vs. Weighted Arithmetic Mean</w:t>
      </w:r>
      <w:r w:rsidR="00930E2D">
        <w:t xml:space="preserve"> and M0 vs. Mt</w:t>
      </w:r>
      <w:commentRangeEnd w:id="259"/>
      <w:r w:rsidR="001D162F">
        <w:rPr>
          <w:rStyle w:val="CommentReference"/>
          <w:b w:val="0"/>
          <w:bCs w:val="0"/>
        </w:rPr>
        <w:commentReference w:id="259"/>
      </w:r>
    </w:p>
    <w:p w14:paraId="67A0BF37" w14:textId="77777777" w:rsidR="001553DF" w:rsidRDefault="003D6585" w:rsidP="00930E2D">
      <w:pPr>
        <w:spacing w:before="60"/>
        <w:ind w:firstLine="720"/>
      </w:pPr>
      <w:r>
        <w:t>The weighted arithmetic mean aggregation method performs equally well or better than the arithmetic mean approach in each of the 4 performance metrics for all estimators in which aggregation from bend level results was necessary with only one exception (e.g., Figure</w:t>
      </w:r>
      <w:r w:rsidR="003526CF">
        <w:t xml:space="preserve"> 11</w:t>
      </w:r>
      <w:r>
        <w:t>). For the minimum known alive estimator, the arithmetic mean approach performs slightly better only for abundance bias (Figure</w:t>
      </w:r>
      <w:r w:rsidR="003526CF">
        <w:t xml:space="preserve"> 12</w:t>
      </w:r>
      <w:r>
        <w:t>).</w:t>
      </w:r>
      <w:r w:rsidR="00930E2D">
        <w:t xml:space="preserve">  </w:t>
      </w:r>
      <w:r w:rsidR="003E2AAC">
        <w:t xml:space="preserve">The Mt estimator outperformed the M0 estimator for each of the 4 performance metrics </w:t>
      </w:r>
      <w:r>
        <w:t>(for e.g., Figures</w:t>
      </w:r>
      <w:r w:rsidR="003526CF">
        <w:t xml:space="preserve"> 13</w:t>
      </w:r>
      <w:r>
        <w:t>,</w:t>
      </w:r>
      <w:r w:rsidR="003526CF">
        <w:t xml:space="preserve"> 14</w:t>
      </w:r>
      <w:r>
        <w:t xml:space="preserve">). </w:t>
      </w:r>
    </w:p>
    <w:p w14:paraId="1CD481F1" w14:textId="77777777" w:rsidR="00930E2D" w:rsidRDefault="00930E2D" w:rsidP="00930E2D">
      <w:pPr>
        <w:pStyle w:val="Heading3"/>
        <w:widowControl/>
        <w:spacing w:before="120"/>
      </w:pPr>
      <w:commentRangeStart w:id="260"/>
      <w:r>
        <w:t>FO2 Utility</w:t>
      </w:r>
      <w:commentRangeEnd w:id="260"/>
      <w:r>
        <w:rPr>
          <w:rStyle w:val="CommentReference"/>
          <w:b w:val="0"/>
          <w:bCs w:val="0"/>
        </w:rPr>
        <w:commentReference w:id="260"/>
      </w:r>
    </w:p>
    <w:p w14:paraId="1F89AFAD" w14:textId="77777777" w:rsidR="00930E2D" w:rsidRDefault="00930E2D" w:rsidP="00930E2D">
      <w:pPr>
        <w:pStyle w:val="Heading4"/>
        <w:widowControl/>
        <w:spacing w:before="180"/>
      </w:pPr>
      <w:commentRangeStart w:id="261"/>
      <w:r>
        <w:t>Number of Sampling Occasions</w:t>
      </w:r>
      <w:commentRangeEnd w:id="261"/>
      <w:r>
        <w:rPr>
          <w:rStyle w:val="CommentReference"/>
          <w:b w:val="0"/>
          <w:bCs w:val="0"/>
        </w:rPr>
        <w:commentReference w:id="261"/>
      </w:r>
    </w:p>
    <w:p w14:paraId="00255160" w14:textId="77777777" w:rsidR="001553DF" w:rsidRDefault="003D6585" w:rsidP="00930E2D">
      <w:pPr>
        <w:spacing w:before="60"/>
        <w:ind w:firstLine="720"/>
      </w:pPr>
      <w:r>
        <w:t>The average probability of not being captured during the sampling year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rsidR="00930E2D">
        <w:t>) was</w:t>
      </w:r>
      <w:r>
        <w:t xml:space="preserve"> a function of the number of sampling occasions and the occasion level capture probability, and therefore, fundamental objective 2 outcomes will be indirectly influenced by the number of sampling occasions for all estimators. Moreover, for the M0_AM, M0_WM, Mt_AM, and Mt_WM estimators, an additional affect on all 4 fundamental objective 2 performance metrics occurs. Perhaps, this is best seen in Figure</w:t>
      </w:r>
      <w:r w:rsidR="003526CF">
        <w:t xml:space="preserve"> 16</w:t>
      </w:r>
      <w:r>
        <w:t>, where the relationship between the mean probability of not being captured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and abundance precision utility is clearly different at high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values for 2 occasions compared to 3 or 4 occasions. Interestingly, under the M0/Mt estimators for most values of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a greater number of sampling occasions tends to give higher overall utility values; however, for high values of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(greater than 0.8), 2 sampling occasions often out performs higher numbers of occasions. While there is potentially a more detailed explanation for the relationship seen in figure</w:t>
      </w:r>
      <w:r w:rsidR="003526CF">
        <w:t xml:space="preserve"> 16</w:t>
      </w:r>
      <w:r>
        <w:t>, the relationships between the number of sampling occasions and the other performance metric utilities suggest that the pattern seen in the objective utility (Figure</w:t>
      </w:r>
      <w:r w:rsidR="003526CF">
        <w:t xml:space="preserve"> 15</w:t>
      </w:r>
      <w:r>
        <w:t xml:space="preserve">) is likely due in part to the higher rates of estimator failure that occur under conditions where it is highly unlikely to catch a fish during most sampling occasions. Given occasion level capture probabilities do not vary wildly, if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is fixed at a high </w:t>
      </w:r>
      <w:r>
        <w:lastRenderedPageBreak/>
        <w:t>value, increasing the number of sampling occasions will lead to decreasing the occasion level capture probabilities, making sparse data and estimator failure more likely.</w:t>
      </w:r>
      <w:r w:rsidR="00930E2D">
        <w:t xml:space="preserve">  </w:t>
      </w:r>
      <w:r>
        <w:t>While the relationship between sampling occasions and fundamental obje</w:t>
      </w:r>
      <w:r w:rsidR="00930E2D">
        <w:t xml:space="preserve">ctive 2 utility seen for the M0 and </w:t>
      </w:r>
      <w:r>
        <w:t>Mt suite of estimators may be interesting, it will not play a role in the decision making process since the CRDMS estimator using 2 sampling occasions perfor</w:t>
      </w:r>
      <w:r w:rsidR="003526CF">
        <w:t xml:space="preserve">ms better at the same levels of </w:t>
      </w:r>
      <w:r w:rsidR="003526CF" w:rsidRPr="006442A7">
        <w:rPr>
          <w:position w:val="-12"/>
        </w:rPr>
        <w:object w:dxaOrig="300" w:dyaOrig="360" w14:anchorId="34FB657A">
          <v:shape id="_x0000_i1065" type="#_x0000_t75" style="width:15.25pt;height:18.55pt" o:ole="">
            <v:imagedata r:id="rId12" o:title=""/>
          </v:shape>
          <o:OLEObject Type="Embed" ProgID="Equation.DSMT4" ShapeID="_x0000_i1065" DrawAspect="Content" ObjectID="_1588582108" r:id="rId60"/>
        </w:object>
      </w:r>
      <w:r>
        <w:t xml:space="preserve"> (Figure</w:t>
      </w:r>
      <w:r w:rsidR="003526CF">
        <w:t xml:space="preserve"> 15</w:t>
      </w:r>
      <w:r>
        <w:t>).</w:t>
      </w:r>
    </w:p>
    <w:p w14:paraId="11974275" w14:textId="77777777" w:rsidR="00B26D22" w:rsidRDefault="00B26D22" w:rsidP="00930E2D"/>
    <w:p w14:paraId="32AF74F7" w14:textId="4C0916C5" w:rsidR="00930E2D" w:rsidRDefault="00930E2D" w:rsidP="00B26D22">
      <w:pPr>
        <w:ind w:firstLine="720"/>
      </w:pPr>
      <w:r>
        <w:t>For a given probability of not being captured during the sampling year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the number of sampling occasions had no additional effect on the fundamental objective 2 outcome for the catch-effort (CPUE) and minimum known alive (MKA_AM, MKA</w:t>
      </w:r>
      <w:r w:rsidR="00B26D22">
        <w:t>_WM) estimators.</w:t>
      </w:r>
      <w:r>
        <w:t xml:space="preserve"> </w:t>
      </w:r>
      <w:r w:rsidR="00B26D22">
        <w:t xml:space="preserve"> </w:t>
      </w:r>
      <w:r w:rsidR="003D6585">
        <w:t xml:space="preserve">Similarly, using 3 versus 2 sampling occasions had a negligible effect on fundamental objective 2 outcomes associated with the closed multi-state robust design estimator (CRDMS) at a particular </w:t>
      </w:r>
      <w:r w:rsidR="003526CF" w:rsidRPr="006442A7">
        <w:rPr>
          <w:position w:val="-12"/>
        </w:rPr>
        <w:object w:dxaOrig="300" w:dyaOrig="360" w14:anchorId="2B70DC4D">
          <v:shape id="_x0000_i1066" type="#_x0000_t75" style="width:15.25pt;height:18.55pt" o:ole="">
            <v:imagedata r:id="rId12" o:title=""/>
          </v:shape>
          <o:OLEObject Type="Embed" ProgID="Equation.DSMT4" ShapeID="_x0000_i1066" DrawAspect="Content" ObjectID="_1588582109" r:id="rId61"/>
        </w:object>
      </w:r>
      <w:r w:rsidR="003D6585">
        <w:t xml:space="preserve"> level. Since performance did not increase with increasing capture occasions for fixed</w:t>
      </w:r>
      <w:r w:rsidR="003526CF">
        <w:t xml:space="preserve"> </w:t>
      </w:r>
      <w:r w:rsidR="003526CF" w:rsidRPr="006442A7">
        <w:rPr>
          <w:position w:val="-12"/>
        </w:rPr>
        <w:object w:dxaOrig="300" w:dyaOrig="360" w14:anchorId="23C04DCA">
          <v:shape id="_x0000_i1067" type="#_x0000_t75" style="width:15.25pt;height:18.55pt" o:ole="">
            <v:imagedata r:id="rId12" o:title=""/>
          </v:shape>
          <o:OLEObject Type="Embed" ProgID="Equation.DSMT4" ShapeID="_x0000_i1067" DrawAspect="Content" ObjectID="_1588582110" r:id="rId62"/>
        </w:object>
      </w:r>
      <w:r w:rsidR="003D6585">
        <w:t>, the advantage of increasing capture occasions from the minimum required by the particular estimator will come into play with how sampling occasions affects</w:t>
      </w:r>
      <w:r w:rsidR="003526CF">
        <w:t xml:space="preserve"> </w:t>
      </w:r>
      <w:r w:rsidR="003526CF" w:rsidRPr="006442A7">
        <w:rPr>
          <w:position w:val="-12"/>
        </w:rPr>
        <w:object w:dxaOrig="300" w:dyaOrig="360" w14:anchorId="237513BA">
          <v:shape id="_x0000_i1068" type="#_x0000_t75" style="width:15.25pt;height:18.55pt" o:ole="">
            <v:imagedata r:id="rId12" o:title=""/>
          </v:shape>
          <o:OLEObject Type="Embed" ProgID="Equation.DSMT4" ShapeID="_x0000_i1068" DrawAspect="Content" ObjectID="_1588582111" r:id="rId63"/>
        </w:object>
      </w:r>
      <w:r w:rsidR="003D6585">
        <w:t>. For an expected occasion level capture probability, increasing the number of sampling occasions will decrease</w:t>
      </w:r>
      <w:r w:rsidR="003526CF">
        <w:t xml:space="preserve"> </w:t>
      </w:r>
      <w:r w:rsidR="003526CF" w:rsidRPr="006442A7">
        <w:rPr>
          <w:position w:val="-12"/>
        </w:rPr>
        <w:object w:dxaOrig="300" w:dyaOrig="360" w14:anchorId="5D829C23">
          <v:shape id="_x0000_i1069" type="#_x0000_t75" style="width:15.25pt;height:18.55pt" o:ole="">
            <v:imagedata r:id="rId12" o:title=""/>
          </v:shape>
          <o:OLEObject Type="Embed" ProgID="Equation.DSMT4" ShapeID="_x0000_i1069" DrawAspect="Content" ObjectID="_1588582112" r:id="rId64"/>
        </w:object>
      </w:r>
      <w:r w:rsidR="003D6585">
        <w:t>, leading to</w:t>
      </w:r>
      <w:r w:rsidR="00B26D22">
        <w:t xml:space="preserve"> a</w:t>
      </w:r>
      <w:r w:rsidR="003D6585">
        <w:t xml:space="preserve"> higher f</w:t>
      </w:r>
      <w:r w:rsidR="00B26D22">
        <w:t>undamental objective 2 utility.  However, increasing the number of sampling occasions will also decrease the</w:t>
      </w:r>
      <w:r>
        <w:t xml:space="preserve"> fundamental objective 5</w:t>
      </w:r>
      <w:r w:rsidR="00B26D22">
        <w:t xml:space="preserve"> utility.  Consequently, the benefit on increasing the number of sampling occasions depends on this tradeoff.  </w:t>
      </w:r>
      <w:r>
        <w:t xml:space="preserve">In the case of the CRDMS estimator, fundamental objective 2 utility values increase rapidly only as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decreases from 1 (Figure 9).  The marginal value of increasing the number of occasions may be high enough to outweigh the costs</w:t>
      </w:r>
      <w:r w:rsidRPr="00EB33B9">
        <w:t xml:space="preserve"> </w:t>
      </w:r>
      <w:r>
        <w:t xml:space="preserve">if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is nearly 1. </w:t>
      </w:r>
    </w:p>
    <w:p w14:paraId="1026FE34" w14:textId="77777777" w:rsidR="00930E2D" w:rsidRDefault="00930E2D" w:rsidP="00930E2D">
      <w:pPr>
        <w:pStyle w:val="Heading3"/>
        <w:widowControl/>
        <w:spacing w:before="120"/>
      </w:pPr>
      <w:r>
        <w:t>Monitoring Design Utility</w:t>
      </w:r>
    </w:p>
    <w:p w14:paraId="42F2C3EB" w14:textId="77777777" w:rsidR="001553DF" w:rsidRDefault="003D6585">
      <w:pPr>
        <w:pStyle w:val="Heading4"/>
        <w:widowControl/>
        <w:spacing w:before="180"/>
      </w:pPr>
      <w:r>
        <w:t>Survey Design</w:t>
      </w:r>
    </w:p>
    <w:p w14:paraId="7652DC98" w14:textId="090E0B05" w:rsidR="001553DF" w:rsidRDefault="003D6585">
      <w:pPr>
        <w:spacing w:before="60"/>
      </w:pPr>
      <w:r>
        <w:t>Survey design had no affect or only a slight affect on the performance metric outcomes for</w:t>
      </w:r>
      <w:r w:rsidR="00930E2D">
        <w:t xml:space="preserve"> fundamental objective 2 (</w:t>
      </w:r>
      <w:r>
        <w:t>Figure</w:t>
      </w:r>
      <w:r w:rsidR="003526CF">
        <w:t xml:space="preserve"> 16</w:t>
      </w:r>
      <w:r>
        <w:t xml:space="preserve">). </w:t>
      </w:r>
      <w:r w:rsidR="004A1618">
        <w:t>S</w:t>
      </w:r>
      <w:r>
        <w:t xml:space="preserve">urvey design </w:t>
      </w:r>
      <w:r w:rsidR="004A1618">
        <w:t xml:space="preserve">also had a negligible affect </w:t>
      </w:r>
      <w:r>
        <w:t>on abundance estimator reliability</w:t>
      </w:r>
      <w:r w:rsidR="004A1618">
        <w:t>,</w:t>
      </w:r>
      <w:r>
        <w:t xml:space="preserve"> </w:t>
      </w:r>
      <w:r w:rsidR="004A1618">
        <w:t xml:space="preserve"> a node that links</w:t>
      </w:r>
      <w:r>
        <w:t xml:space="preserve">  to fundamental objective 4. Since survey design (currently) does not affect the outcomes of a fundamental objectives 1 or 5 and its affects on fundamental objectives 2 and 4 are small (and mostly in favor of a random design), the random design which scores significantly higher in maintaining compatibility with legacy data (fudamental objective 3) will likely be the most beneficial design in all outcomes. </w:t>
      </w:r>
    </w:p>
    <w:p w14:paraId="63E5A555" w14:textId="77777777" w:rsidR="001553DF" w:rsidRDefault="003D6585">
      <w:pPr>
        <w:pStyle w:val="Heading2"/>
        <w:widowControl/>
      </w:pPr>
      <w:r>
        <w:t>Discussion</w:t>
      </w:r>
    </w:p>
    <w:p w14:paraId="7C04A04B" w14:textId="77777777" w:rsidR="001553DF" w:rsidRDefault="003D6585">
      <w:pPr>
        <w:pStyle w:val="Heading2"/>
        <w:widowControl/>
        <w:spacing w:before="300"/>
      </w:pPr>
      <w:r>
        <w:t>Tables</w:t>
      </w:r>
    </w:p>
    <w:p w14:paraId="58864518" w14:textId="77777777" w:rsidR="001553DF" w:rsidRDefault="003D6585">
      <w:pPr>
        <w:spacing w:before="60"/>
      </w:pPr>
      <w:commentRangeStart w:id="262"/>
      <w:r>
        <w:t>Table 1. Shape and rate values used to generate samplilng effort data by gear and basin. Values were determined by fitting a gamma distribution to effort data mined from the PSPAP database.</w:t>
      </w:r>
      <w:commentRangeEnd w:id="262"/>
      <w:r w:rsidR="001D162F">
        <w:rPr>
          <w:rStyle w:val="CommentReference"/>
        </w:rPr>
        <w:commentReference w:id="262"/>
      </w:r>
    </w:p>
    <w:p w14:paraId="3215A0A2" w14:textId="77777777" w:rsidR="001553DF" w:rsidRDefault="001553DF"/>
    <w:tbl>
      <w:tblPr>
        <w:tblW w:w="0" w:type="auto"/>
        <w:tblInd w:w="8" w:type="dxa"/>
        <w:tblLayout w:type="fixed"/>
        <w:tblCellMar>
          <w:left w:w="0" w:type="dxa"/>
          <w:right w:w="0" w:type="dxa"/>
        </w:tblCellMar>
        <w:tblLook w:val="0000" w:firstRow="0" w:lastRow="0" w:firstColumn="0" w:lastColumn="0" w:noHBand="0" w:noVBand="0"/>
      </w:tblPr>
      <w:tblGrid>
        <w:gridCol w:w="1824"/>
        <w:gridCol w:w="1824"/>
        <w:gridCol w:w="1559"/>
        <w:gridCol w:w="1691"/>
      </w:tblGrid>
      <w:tr w:rsidR="001553DF" w14:paraId="0085A464" w14:textId="77777777">
        <w:tc>
          <w:tcPr>
            <w:tcW w:w="1824" w:type="dxa"/>
            <w:tcBorders>
              <w:top w:val="single" w:sz="6" w:space="0" w:color="auto"/>
              <w:left w:val="single" w:sz="6" w:space="0" w:color="auto"/>
              <w:bottom w:val="single" w:sz="6" w:space="0" w:color="auto"/>
              <w:right w:val="single" w:sz="6" w:space="0" w:color="auto"/>
            </w:tcBorders>
          </w:tcPr>
          <w:p w14:paraId="02C02472" w14:textId="77777777" w:rsidR="001553DF" w:rsidRDefault="003D6585">
            <w:pPr>
              <w:jc w:val="center"/>
            </w:pPr>
            <w:r>
              <w:t xml:space="preserve"> </w:t>
            </w:r>
            <w:r>
              <w:rPr>
                <w:b/>
                <w:bCs/>
              </w:rPr>
              <w:t>Gear</w:t>
            </w:r>
          </w:p>
        </w:tc>
        <w:tc>
          <w:tcPr>
            <w:tcW w:w="1824" w:type="dxa"/>
            <w:tcBorders>
              <w:top w:val="single" w:sz="6" w:space="0" w:color="auto"/>
              <w:left w:val="single" w:sz="6" w:space="0" w:color="auto"/>
              <w:bottom w:val="single" w:sz="6" w:space="0" w:color="auto"/>
              <w:right w:val="single" w:sz="6" w:space="0" w:color="auto"/>
            </w:tcBorders>
          </w:tcPr>
          <w:p w14:paraId="2042E8BB" w14:textId="77777777" w:rsidR="001553DF" w:rsidRDefault="003D6585">
            <w:pPr>
              <w:jc w:val="center"/>
            </w:pPr>
            <w:r>
              <w:rPr>
                <w:b/>
                <w:bCs/>
              </w:rPr>
              <w:t>Basin</w:t>
            </w:r>
          </w:p>
        </w:tc>
        <w:tc>
          <w:tcPr>
            <w:tcW w:w="1559" w:type="dxa"/>
            <w:tcBorders>
              <w:top w:val="single" w:sz="6" w:space="0" w:color="auto"/>
              <w:left w:val="single" w:sz="6" w:space="0" w:color="auto"/>
              <w:bottom w:val="single" w:sz="6" w:space="0" w:color="auto"/>
              <w:right w:val="single" w:sz="6" w:space="0" w:color="auto"/>
            </w:tcBorders>
          </w:tcPr>
          <w:p w14:paraId="41E71412" w14:textId="77777777" w:rsidR="001553DF" w:rsidRDefault="003D6585">
            <w:pPr>
              <w:jc w:val="center"/>
            </w:pPr>
            <w:r>
              <w:rPr>
                <w:b/>
                <w:bCs/>
              </w:rPr>
              <w:t>Shape</w:t>
            </w:r>
          </w:p>
        </w:tc>
        <w:tc>
          <w:tcPr>
            <w:tcW w:w="1691" w:type="dxa"/>
            <w:tcBorders>
              <w:top w:val="single" w:sz="6" w:space="0" w:color="auto"/>
              <w:left w:val="single" w:sz="6" w:space="0" w:color="auto"/>
              <w:bottom w:val="single" w:sz="6" w:space="0" w:color="auto"/>
              <w:right w:val="single" w:sz="6" w:space="0" w:color="auto"/>
            </w:tcBorders>
          </w:tcPr>
          <w:p w14:paraId="58F9C19E" w14:textId="77777777" w:rsidR="001553DF" w:rsidRDefault="003D6585">
            <w:pPr>
              <w:jc w:val="center"/>
            </w:pPr>
            <w:r>
              <w:rPr>
                <w:b/>
                <w:bCs/>
              </w:rPr>
              <w:t>Rate</w:t>
            </w:r>
          </w:p>
        </w:tc>
      </w:tr>
      <w:tr w:rsidR="001553DF" w14:paraId="4C2CDF2A" w14:textId="77777777">
        <w:tc>
          <w:tcPr>
            <w:tcW w:w="1824" w:type="dxa"/>
            <w:tcBorders>
              <w:top w:val="nil"/>
              <w:left w:val="single" w:sz="6" w:space="0" w:color="auto"/>
              <w:bottom w:val="nil"/>
              <w:right w:val="single" w:sz="6" w:space="0" w:color="auto"/>
            </w:tcBorders>
          </w:tcPr>
          <w:p w14:paraId="22004993" w14:textId="77777777" w:rsidR="001553DF" w:rsidRDefault="003D6585">
            <w:pPr>
              <w:jc w:val="center"/>
            </w:pPr>
            <w:r>
              <w:t xml:space="preserve"> Trotline</w:t>
            </w:r>
          </w:p>
        </w:tc>
        <w:tc>
          <w:tcPr>
            <w:tcW w:w="1824" w:type="dxa"/>
            <w:tcBorders>
              <w:top w:val="nil"/>
              <w:left w:val="single" w:sz="6" w:space="0" w:color="auto"/>
              <w:bottom w:val="nil"/>
              <w:right w:val="single" w:sz="6" w:space="0" w:color="auto"/>
            </w:tcBorders>
          </w:tcPr>
          <w:p w14:paraId="00135D8E" w14:textId="77777777" w:rsidR="001553DF" w:rsidRDefault="003D6585">
            <w:pPr>
              <w:jc w:val="center"/>
            </w:pPr>
            <w:r>
              <w:t xml:space="preserve"> Lower Basin </w:t>
            </w:r>
          </w:p>
        </w:tc>
        <w:tc>
          <w:tcPr>
            <w:tcW w:w="1559" w:type="dxa"/>
            <w:tcBorders>
              <w:top w:val="nil"/>
              <w:left w:val="single" w:sz="6" w:space="0" w:color="auto"/>
              <w:bottom w:val="nil"/>
              <w:right w:val="single" w:sz="6" w:space="0" w:color="auto"/>
            </w:tcBorders>
          </w:tcPr>
          <w:p w14:paraId="01F8C4B4" w14:textId="77777777" w:rsidR="001553DF" w:rsidRDefault="003D6585">
            <w:pPr>
              <w:jc w:val="center"/>
            </w:pPr>
            <w:r>
              <w:t xml:space="preserve"> 500.7 </w:t>
            </w:r>
          </w:p>
        </w:tc>
        <w:tc>
          <w:tcPr>
            <w:tcW w:w="1691" w:type="dxa"/>
            <w:tcBorders>
              <w:top w:val="nil"/>
              <w:left w:val="single" w:sz="6" w:space="0" w:color="auto"/>
              <w:bottom w:val="nil"/>
              <w:right w:val="single" w:sz="6" w:space="0" w:color="auto"/>
            </w:tcBorders>
          </w:tcPr>
          <w:p w14:paraId="3F9EDA63" w14:textId="77777777" w:rsidR="001553DF" w:rsidRDefault="003D6585">
            <w:pPr>
              <w:jc w:val="center"/>
            </w:pPr>
            <w:r>
              <w:t xml:space="preserve"> 0.3746 </w:t>
            </w:r>
          </w:p>
        </w:tc>
      </w:tr>
      <w:tr w:rsidR="001553DF" w14:paraId="189A3200" w14:textId="77777777">
        <w:tc>
          <w:tcPr>
            <w:tcW w:w="1824" w:type="dxa"/>
            <w:tcBorders>
              <w:top w:val="nil"/>
              <w:left w:val="single" w:sz="6" w:space="0" w:color="auto"/>
              <w:bottom w:val="nil"/>
              <w:right w:val="single" w:sz="6" w:space="0" w:color="auto"/>
            </w:tcBorders>
          </w:tcPr>
          <w:p w14:paraId="707A1A15" w14:textId="77777777" w:rsidR="001553DF" w:rsidRDefault="003D6585">
            <w:pPr>
              <w:jc w:val="center"/>
            </w:pPr>
            <w:r>
              <w:t>Trotline</w:t>
            </w:r>
          </w:p>
        </w:tc>
        <w:tc>
          <w:tcPr>
            <w:tcW w:w="1824" w:type="dxa"/>
            <w:tcBorders>
              <w:top w:val="nil"/>
              <w:left w:val="single" w:sz="6" w:space="0" w:color="auto"/>
              <w:bottom w:val="nil"/>
              <w:right w:val="single" w:sz="6" w:space="0" w:color="auto"/>
            </w:tcBorders>
          </w:tcPr>
          <w:p w14:paraId="174790F1" w14:textId="77777777" w:rsidR="001553DF" w:rsidRDefault="003D6585">
            <w:pPr>
              <w:jc w:val="center"/>
            </w:pPr>
            <w:r>
              <w:t>Upper Basin</w:t>
            </w:r>
          </w:p>
        </w:tc>
        <w:tc>
          <w:tcPr>
            <w:tcW w:w="1559" w:type="dxa"/>
            <w:tcBorders>
              <w:top w:val="nil"/>
              <w:left w:val="single" w:sz="6" w:space="0" w:color="auto"/>
              <w:bottom w:val="nil"/>
              <w:right w:val="single" w:sz="6" w:space="0" w:color="auto"/>
            </w:tcBorders>
          </w:tcPr>
          <w:p w14:paraId="2F902406" w14:textId="77777777" w:rsidR="001553DF" w:rsidRDefault="003D6585">
            <w:pPr>
              <w:jc w:val="center"/>
            </w:pPr>
            <w:r>
              <w:t>65.33</w:t>
            </w:r>
          </w:p>
        </w:tc>
        <w:tc>
          <w:tcPr>
            <w:tcW w:w="1691" w:type="dxa"/>
            <w:tcBorders>
              <w:top w:val="nil"/>
              <w:left w:val="single" w:sz="6" w:space="0" w:color="auto"/>
              <w:bottom w:val="nil"/>
              <w:right w:val="single" w:sz="6" w:space="0" w:color="auto"/>
            </w:tcBorders>
          </w:tcPr>
          <w:p w14:paraId="47C2D60B" w14:textId="77777777" w:rsidR="001553DF" w:rsidRDefault="003D6585">
            <w:pPr>
              <w:jc w:val="center"/>
            </w:pPr>
            <w:r>
              <w:t>0.0583</w:t>
            </w:r>
          </w:p>
        </w:tc>
      </w:tr>
      <w:tr w:rsidR="001553DF" w14:paraId="062D7ACC" w14:textId="77777777">
        <w:tc>
          <w:tcPr>
            <w:tcW w:w="1824" w:type="dxa"/>
            <w:tcBorders>
              <w:top w:val="nil"/>
              <w:left w:val="single" w:sz="6" w:space="0" w:color="auto"/>
              <w:bottom w:val="nil"/>
              <w:right w:val="single" w:sz="6" w:space="0" w:color="auto"/>
            </w:tcBorders>
          </w:tcPr>
          <w:p w14:paraId="6E7CE0D8" w14:textId="77777777" w:rsidR="001553DF" w:rsidRDefault="003D6585">
            <w:pPr>
              <w:jc w:val="center"/>
            </w:pPr>
            <w:r>
              <w:t>Gill Net</w:t>
            </w:r>
          </w:p>
        </w:tc>
        <w:tc>
          <w:tcPr>
            <w:tcW w:w="1824" w:type="dxa"/>
            <w:tcBorders>
              <w:top w:val="nil"/>
              <w:left w:val="single" w:sz="6" w:space="0" w:color="auto"/>
              <w:bottom w:val="nil"/>
              <w:right w:val="single" w:sz="6" w:space="0" w:color="auto"/>
            </w:tcBorders>
          </w:tcPr>
          <w:p w14:paraId="47CABD2C" w14:textId="77777777" w:rsidR="001553DF" w:rsidRDefault="003D6585">
            <w:pPr>
              <w:jc w:val="center"/>
            </w:pPr>
            <w:r>
              <w:t>Lower Basin</w:t>
            </w:r>
          </w:p>
        </w:tc>
        <w:tc>
          <w:tcPr>
            <w:tcW w:w="1559" w:type="dxa"/>
            <w:tcBorders>
              <w:top w:val="nil"/>
              <w:left w:val="single" w:sz="6" w:space="0" w:color="auto"/>
              <w:bottom w:val="nil"/>
              <w:right w:val="single" w:sz="6" w:space="0" w:color="auto"/>
            </w:tcBorders>
          </w:tcPr>
          <w:p w14:paraId="47C820D1" w14:textId="77777777" w:rsidR="001553DF" w:rsidRDefault="003D6585">
            <w:pPr>
              <w:jc w:val="center"/>
            </w:pPr>
            <w:r>
              <w:t>224.5</w:t>
            </w:r>
          </w:p>
        </w:tc>
        <w:tc>
          <w:tcPr>
            <w:tcW w:w="1691" w:type="dxa"/>
            <w:tcBorders>
              <w:top w:val="nil"/>
              <w:left w:val="single" w:sz="6" w:space="0" w:color="auto"/>
              <w:bottom w:val="nil"/>
              <w:right w:val="single" w:sz="6" w:space="0" w:color="auto"/>
            </w:tcBorders>
          </w:tcPr>
          <w:p w14:paraId="639FD7FA" w14:textId="77777777" w:rsidR="001553DF" w:rsidRDefault="003D6585">
            <w:pPr>
              <w:jc w:val="center"/>
            </w:pPr>
            <w:r>
              <w:t>0.1692</w:t>
            </w:r>
          </w:p>
        </w:tc>
      </w:tr>
      <w:tr w:rsidR="001553DF" w14:paraId="27078791" w14:textId="77777777">
        <w:tc>
          <w:tcPr>
            <w:tcW w:w="1824" w:type="dxa"/>
            <w:tcBorders>
              <w:top w:val="nil"/>
              <w:left w:val="single" w:sz="6" w:space="0" w:color="auto"/>
              <w:bottom w:val="single" w:sz="6" w:space="0" w:color="auto"/>
              <w:right w:val="single" w:sz="6" w:space="0" w:color="auto"/>
            </w:tcBorders>
          </w:tcPr>
          <w:p w14:paraId="19CCA9F2" w14:textId="77777777" w:rsidR="001553DF" w:rsidRDefault="003D6585">
            <w:pPr>
              <w:jc w:val="center"/>
            </w:pPr>
            <w:r>
              <w:lastRenderedPageBreak/>
              <w:t xml:space="preserve"> Trammel Net </w:t>
            </w:r>
          </w:p>
        </w:tc>
        <w:tc>
          <w:tcPr>
            <w:tcW w:w="1824" w:type="dxa"/>
            <w:tcBorders>
              <w:top w:val="nil"/>
              <w:left w:val="single" w:sz="6" w:space="0" w:color="auto"/>
              <w:bottom w:val="single" w:sz="6" w:space="0" w:color="auto"/>
              <w:right w:val="single" w:sz="6" w:space="0" w:color="auto"/>
            </w:tcBorders>
          </w:tcPr>
          <w:p w14:paraId="5BA0677A" w14:textId="77777777" w:rsidR="001553DF" w:rsidRDefault="003D6585">
            <w:pPr>
              <w:jc w:val="center"/>
            </w:pPr>
            <w:r>
              <w:t>Upper Basin</w:t>
            </w:r>
          </w:p>
        </w:tc>
        <w:tc>
          <w:tcPr>
            <w:tcW w:w="1559" w:type="dxa"/>
            <w:tcBorders>
              <w:top w:val="nil"/>
              <w:left w:val="single" w:sz="6" w:space="0" w:color="auto"/>
              <w:bottom w:val="single" w:sz="6" w:space="0" w:color="auto"/>
              <w:right w:val="single" w:sz="6" w:space="0" w:color="auto"/>
            </w:tcBorders>
          </w:tcPr>
          <w:p w14:paraId="33AEA6DC" w14:textId="77777777" w:rsidR="001553DF" w:rsidRDefault="003D6585">
            <w:pPr>
              <w:jc w:val="center"/>
            </w:pPr>
            <w:r>
              <w:t>5.128</w:t>
            </w:r>
          </w:p>
        </w:tc>
        <w:tc>
          <w:tcPr>
            <w:tcW w:w="1691" w:type="dxa"/>
            <w:tcBorders>
              <w:top w:val="nil"/>
              <w:left w:val="single" w:sz="6" w:space="0" w:color="auto"/>
              <w:bottom w:val="single" w:sz="6" w:space="0" w:color="auto"/>
              <w:right w:val="single" w:sz="6" w:space="0" w:color="auto"/>
            </w:tcBorders>
          </w:tcPr>
          <w:p w14:paraId="4E442335" w14:textId="77777777" w:rsidR="001553DF" w:rsidRDefault="003D6585">
            <w:pPr>
              <w:jc w:val="center"/>
            </w:pPr>
            <w:r>
              <w:t>0.7735</w:t>
            </w:r>
          </w:p>
        </w:tc>
      </w:tr>
    </w:tbl>
    <w:p w14:paraId="66E87AF3" w14:textId="77777777" w:rsidR="001553DF" w:rsidRDefault="003D6585">
      <w:r>
        <w:t xml:space="preserve"> </w:t>
      </w:r>
      <w:bookmarkStart w:id="263" w:name="BMfdat"/>
      <w:bookmarkEnd w:id="263"/>
    </w:p>
    <w:p w14:paraId="7FC19BBB" w14:textId="77777777" w:rsidR="001553DF" w:rsidRDefault="003D6585" w:rsidP="006C0CB2">
      <w:pPr>
        <w:pStyle w:val="Heading2"/>
        <w:pageBreakBefore/>
        <w:widowControl/>
      </w:pPr>
      <w:r>
        <w:lastRenderedPageBreak/>
        <w:t>Figures</w:t>
      </w:r>
    </w:p>
    <w:p w14:paraId="418064DF" w14:textId="4C6226C2" w:rsidR="001553DF" w:rsidRDefault="00420258">
      <w:pPr>
        <w:pStyle w:val="Figure"/>
        <w:spacing w:before="300"/>
        <w:rPr>
          <w:sz w:val="24"/>
          <w:szCs w:val="24"/>
        </w:rPr>
      </w:pPr>
      <w:r>
        <w:rPr>
          <w:sz w:val="24"/>
          <w:szCs w:val="24"/>
        </w:rPr>
        <w:object w:dxaOrig="7020" w:dyaOrig="7020" w14:anchorId="4436D3F5">
          <v:shape id="_x0000_i1070" type="#_x0000_t75" style="width:350.75pt;height:350.75pt" o:ole="">
            <v:imagedata r:id="rId65" o:title=""/>
          </v:shape>
          <o:OLEObject Type="Embed" ProgID="AcroExch.Document.DC" ShapeID="_x0000_i1070" DrawAspect="Content" ObjectID="_1588582113" r:id="rId66"/>
        </w:object>
      </w:r>
      <w:r w:rsidR="003D6585">
        <w:rPr>
          <w:sz w:val="24"/>
          <w:szCs w:val="24"/>
        </w:rPr>
        <w:t xml:space="preserve">  </w:t>
      </w:r>
    </w:p>
    <w:p w14:paraId="75AA964D" w14:textId="77777777" w:rsidR="001553DF" w:rsidRDefault="003D6585">
      <w:pPr>
        <w:pStyle w:val="Caption"/>
      </w:pPr>
      <w:commentRangeStart w:id="264"/>
      <w:commentRangeStart w:id="265"/>
      <w:r>
        <w:t xml:space="preserve">Figure </w:t>
      </w:r>
      <w:bookmarkStart w:id="266" w:name="BMpTLUB"/>
      <w:r>
        <w:t>1</w:t>
      </w:r>
      <w:bookmarkEnd w:id="266"/>
      <w:commentRangeEnd w:id="264"/>
      <w:r w:rsidR="00233364">
        <w:rPr>
          <w:rStyle w:val="CommentReference"/>
        </w:rPr>
        <w:commentReference w:id="264"/>
      </w:r>
      <w:r>
        <w:t xml:space="preserve">: Occasion-level capture probability distributions simulated for trotlines in the upper Missouri River basin for 4 values of median catchability, </w:t>
      </w:r>
      <w:r w:rsidR="003526CF" w:rsidRPr="006442A7">
        <w:rPr>
          <w:position w:val="-14"/>
        </w:rPr>
        <w:object w:dxaOrig="580" w:dyaOrig="380" w14:anchorId="76ACD52F">
          <v:shape id="_x0000_i1071" type="#_x0000_t75" style="width:29.45pt;height:19.1pt" o:ole="">
            <v:imagedata r:id="rId14" o:title=""/>
          </v:shape>
          <o:OLEObject Type="Embed" ProgID="Equation.DSMT4" ShapeID="_x0000_i1071" DrawAspect="Content" ObjectID="_1588582114" r:id="rId67"/>
        </w:object>
      </w:r>
      <w:r w:rsidR="003526CF">
        <w:t xml:space="preserve"> </w:t>
      </w:r>
      <w:r>
        <w:t xml:space="preserve">paired with each of 4 levels of variation. Catchability variation is described in terms of the associated logit normal standard deviation, </w:t>
      </w:r>
      <w:r w:rsidR="003526CF" w:rsidRPr="006442A7">
        <w:rPr>
          <w:position w:val="-14"/>
        </w:rPr>
        <w:object w:dxaOrig="320" w:dyaOrig="380" w14:anchorId="5F7B708C">
          <v:shape id="_x0000_i1072" type="#_x0000_t75" style="width:15.8pt;height:19.1pt" o:ole="">
            <v:imagedata r:id="rId17" o:title=""/>
          </v:shape>
          <o:OLEObject Type="Embed" ProgID="Equation.DSMT4" ShapeID="_x0000_i1072" DrawAspect="Content" ObjectID="_1588582115" r:id="rId68"/>
        </w:object>
      </w:r>
      <w:r w:rsidR="003526CF">
        <w:t xml:space="preserve"> </w:t>
      </w:r>
      <w:r>
        <w:t>(See equation</w:t>
      </w:r>
      <w:r w:rsidR="003526CF">
        <w:t xml:space="preserve"> 3</w:t>
      </w:r>
      <w:r>
        <w:t>), whose values are given at the top of each column.</w:t>
      </w:r>
      <w:r>
        <w:fldChar w:fldCharType="begin"/>
      </w:r>
      <w:r>
        <w:instrText xml:space="preserve">TC "1 Occasion-level capture probability distributions simulated for trotlines in the upper Missouri River basin for 4 values of median catchability, </w:instrText>
      </w:r>
      <w:r>
        <w:fldChar w:fldCharType="begin"/>
      </w:r>
      <w:r>
        <w:instrText xml:space="preserve"> EQ </w:instrText>
      </w:r>
      <w:r>
        <w:rPr>
          <w:i/>
          <w:iCs/>
        </w:rPr>
        <w:instrText>q</w:instrText>
      </w:r>
      <w:r>
        <w:instrText>\s\do6(</w:instrText>
      </w:r>
      <w:r>
        <w:rPr>
          <w:i/>
          <w:iCs/>
          <w:sz w:val="20"/>
          <w:szCs w:val="20"/>
        </w:rPr>
        <w:instrText>med</w:instrText>
      </w:r>
      <w:r>
        <w:rPr>
          <w:sz w:val="20"/>
          <w:szCs w:val="20"/>
        </w:rPr>
        <w:instrText>\,</w:instrText>
      </w:r>
      <w:r>
        <w:rPr>
          <w:i/>
          <w:iCs/>
          <w:sz w:val="20"/>
          <w:szCs w:val="20"/>
        </w:rPr>
        <w:instrText>g</w:instrText>
      </w:r>
      <w:r>
        <w:instrText>)</w:instrText>
      </w:r>
      <w:r>
        <w:fldChar w:fldCharType="end"/>
      </w:r>
      <w:r>
        <w:instrText xml:space="preserve"> paired with each of 4 levels of variation. Catchability variation is described in terms of the associated logit normal standard deviation, </w:instrText>
      </w:r>
      <w:r>
        <w:fldChar w:fldCharType="begin"/>
      </w:r>
      <w:r>
        <w:instrText xml:space="preserve"> EQ σ\s\do6(</w:instrText>
      </w:r>
      <w:r>
        <w:rPr>
          <w:i/>
          <w:iCs/>
          <w:sz w:val="20"/>
          <w:szCs w:val="20"/>
        </w:rPr>
        <w:instrText>g</w:instrText>
      </w:r>
      <w:r>
        <w:instrText>)</w:instrText>
      </w:r>
      <w:r>
        <w:fldChar w:fldCharType="end"/>
      </w:r>
      <w:r>
        <w:instrText xml:space="preserve"> (See equation </w:instrText>
      </w:r>
      <w:fldSimple w:instr="REF BMq \* MERGEFORMAT ">
        <w:r>
          <w:instrText>?</w:instrText>
        </w:r>
      </w:fldSimple>
      <w:r>
        <w:instrText>), whose values are given at the top of each column." \f f</w:instrText>
      </w:r>
      <w:r>
        <w:fldChar w:fldCharType="end"/>
      </w:r>
      <w:commentRangeEnd w:id="265"/>
      <w:r w:rsidR="001D162F">
        <w:rPr>
          <w:rStyle w:val="CommentReference"/>
        </w:rPr>
        <w:commentReference w:id="265"/>
      </w:r>
    </w:p>
    <w:p w14:paraId="2C54F944" w14:textId="5ACE9D97" w:rsidR="001553DF" w:rsidRDefault="00420258">
      <w:pPr>
        <w:pStyle w:val="Figure"/>
        <w:spacing w:before="480"/>
        <w:rPr>
          <w:sz w:val="24"/>
          <w:szCs w:val="24"/>
        </w:rPr>
      </w:pPr>
      <w:r>
        <w:rPr>
          <w:sz w:val="24"/>
          <w:szCs w:val="24"/>
        </w:rPr>
        <w:object w:dxaOrig="7020" w:dyaOrig="7020" w14:anchorId="1F066B88">
          <v:shape id="_x0000_i1073" type="#_x0000_t75" style="width:350.75pt;height:350.75pt" o:ole="">
            <v:imagedata r:id="rId69" o:title=""/>
          </v:shape>
          <o:OLEObject Type="Embed" ProgID="AcroExch.Document.DC" ShapeID="_x0000_i1073" DrawAspect="Content" ObjectID="_1588582116" r:id="rId70"/>
        </w:object>
      </w:r>
      <w:r w:rsidR="003D6585">
        <w:rPr>
          <w:sz w:val="24"/>
          <w:szCs w:val="24"/>
        </w:rPr>
        <w:t xml:space="preserve">  </w:t>
      </w:r>
    </w:p>
    <w:p w14:paraId="52EB71C1" w14:textId="77777777" w:rsidR="001553DF" w:rsidRDefault="003D6585">
      <w:pPr>
        <w:pStyle w:val="Caption"/>
      </w:pPr>
      <w:commentRangeStart w:id="267"/>
      <w:r>
        <w:t xml:space="preserve">Figure </w:t>
      </w:r>
      <w:bookmarkStart w:id="268" w:name="BMpTLLB"/>
      <w:r>
        <w:t>2</w:t>
      </w:r>
      <w:bookmarkEnd w:id="268"/>
      <w:r>
        <w:t xml:space="preserve">: Occasion-level capture probability distributions simulated for trotlines in the lower Missouri River basin for 4 values of median catchability, </w:t>
      </w:r>
      <w:r w:rsidR="003526CF" w:rsidRPr="006442A7">
        <w:rPr>
          <w:position w:val="-14"/>
        </w:rPr>
        <w:object w:dxaOrig="580" w:dyaOrig="380" w14:anchorId="1D998A18">
          <v:shape id="_x0000_i1074" type="#_x0000_t75" style="width:29.45pt;height:19.1pt" o:ole="">
            <v:imagedata r:id="rId14" o:title=""/>
          </v:shape>
          <o:OLEObject Type="Embed" ProgID="Equation.DSMT4" ShapeID="_x0000_i1074" DrawAspect="Content" ObjectID="_1588582117" r:id="rId71"/>
        </w:object>
      </w:r>
      <w:r w:rsidR="003526CF">
        <w:t xml:space="preserve"> </w:t>
      </w:r>
      <w:r>
        <w:t xml:space="preserve">paired with each of 4 levels of variation. Catchability variation is described in terms of the associated logit normal standard deviation, </w:t>
      </w:r>
      <w:r w:rsidR="003526CF" w:rsidRPr="006442A7">
        <w:rPr>
          <w:position w:val="-14"/>
        </w:rPr>
        <w:object w:dxaOrig="320" w:dyaOrig="380" w14:anchorId="26538F64">
          <v:shape id="_x0000_i1075" type="#_x0000_t75" style="width:15.8pt;height:19.1pt" o:ole="">
            <v:imagedata r:id="rId17" o:title=""/>
          </v:shape>
          <o:OLEObject Type="Embed" ProgID="Equation.DSMT4" ShapeID="_x0000_i1075" DrawAspect="Content" ObjectID="_1588582118" r:id="rId72"/>
        </w:object>
      </w:r>
      <w:r w:rsidR="003526CF">
        <w:t xml:space="preserve"> </w:t>
      </w:r>
      <w:r>
        <w:t>(See equation</w:t>
      </w:r>
      <w:r w:rsidR="003526CF">
        <w:t xml:space="preserve"> 3</w:t>
      </w:r>
      <w:r>
        <w:t>), whose values are given at the top of each column.</w:t>
      </w:r>
      <w:r>
        <w:fldChar w:fldCharType="begin"/>
      </w:r>
      <w:r>
        <w:instrText xml:space="preserve">TC "2 Occasion-level capture probability distributions simulated for trotlines in the lower Missouri River basin for 4 values of median catchability, </w:instrText>
      </w:r>
      <w:r>
        <w:fldChar w:fldCharType="begin"/>
      </w:r>
      <w:r>
        <w:instrText xml:space="preserve"> EQ </w:instrText>
      </w:r>
      <w:r>
        <w:rPr>
          <w:i/>
          <w:iCs/>
        </w:rPr>
        <w:instrText>q</w:instrText>
      </w:r>
      <w:r>
        <w:instrText>\s\do6(</w:instrText>
      </w:r>
      <w:r>
        <w:rPr>
          <w:i/>
          <w:iCs/>
          <w:sz w:val="20"/>
          <w:szCs w:val="20"/>
        </w:rPr>
        <w:instrText>med</w:instrText>
      </w:r>
      <w:r>
        <w:rPr>
          <w:sz w:val="20"/>
          <w:szCs w:val="20"/>
        </w:rPr>
        <w:instrText>\,</w:instrText>
      </w:r>
      <w:r>
        <w:rPr>
          <w:i/>
          <w:iCs/>
          <w:sz w:val="20"/>
          <w:szCs w:val="20"/>
        </w:rPr>
        <w:instrText>g</w:instrText>
      </w:r>
      <w:r>
        <w:instrText>)</w:instrText>
      </w:r>
      <w:r>
        <w:fldChar w:fldCharType="end"/>
      </w:r>
      <w:r>
        <w:instrText xml:space="preserve"> paired with each of 4 levels of variation. Catchability variation is described in terms of the associated logit normal standard deviation, </w:instrText>
      </w:r>
      <w:r>
        <w:fldChar w:fldCharType="begin"/>
      </w:r>
      <w:r>
        <w:instrText xml:space="preserve"> EQ σ\s\do6(</w:instrText>
      </w:r>
      <w:r>
        <w:rPr>
          <w:i/>
          <w:iCs/>
          <w:sz w:val="20"/>
          <w:szCs w:val="20"/>
        </w:rPr>
        <w:instrText>g</w:instrText>
      </w:r>
      <w:r>
        <w:instrText>)</w:instrText>
      </w:r>
      <w:r>
        <w:fldChar w:fldCharType="end"/>
      </w:r>
      <w:r>
        <w:instrText xml:space="preserve"> (See equation </w:instrText>
      </w:r>
      <w:fldSimple w:instr="REF BMq \* MERGEFORMAT ">
        <w:r>
          <w:instrText>?</w:instrText>
        </w:r>
      </w:fldSimple>
      <w:r>
        <w:instrText>), whose values are given at the top of each column." \f f</w:instrText>
      </w:r>
      <w:r>
        <w:fldChar w:fldCharType="end"/>
      </w:r>
      <w:commentRangeEnd w:id="267"/>
      <w:r w:rsidR="001D162F">
        <w:rPr>
          <w:rStyle w:val="CommentReference"/>
        </w:rPr>
        <w:commentReference w:id="267"/>
      </w:r>
    </w:p>
    <w:p w14:paraId="2D77E0F7" w14:textId="49283035" w:rsidR="001553DF" w:rsidRDefault="00420258">
      <w:pPr>
        <w:pStyle w:val="Figure"/>
        <w:spacing w:before="480"/>
        <w:rPr>
          <w:sz w:val="24"/>
          <w:szCs w:val="24"/>
        </w:rPr>
      </w:pPr>
      <w:r>
        <w:rPr>
          <w:sz w:val="24"/>
          <w:szCs w:val="24"/>
        </w:rPr>
        <w:object w:dxaOrig="7020" w:dyaOrig="7020" w14:anchorId="59DA269A">
          <v:shape id="_x0000_i1076" type="#_x0000_t75" style="width:350.75pt;height:350.75pt" o:ole="">
            <v:imagedata r:id="rId73" o:title=""/>
          </v:shape>
          <o:OLEObject Type="Embed" ProgID="AcroExch.Document.DC" ShapeID="_x0000_i1076" DrawAspect="Content" ObjectID="_1588582119" r:id="rId74"/>
        </w:object>
      </w:r>
      <w:r w:rsidR="003D6585">
        <w:rPr>
          <w:sz w:val="24"/>
          <w:szCs w:val="24"/>
        </w:rPr>
        <w:t xml:space="preserve">  </w:t>
      </w:r>
    </w:p>
    <w:p w14:paraId="6AFE3420" w14:textId="77777777" w:rsidR="001553DF" w:rsidRDefault="003D6585">
      <w:pPr>
        <w:pStyle w:val="Caption"/>
      </w:pPr>
      <w:commentRangeStart w:id="269"/>
      <w:r>
        <w:t xml:space="preserve">Figure </w:t>
      </w:r>
      <w:bookmarkStart w:id="270" w:name="BMpTNUB"/>
      <w:r>
        <w:t>3</w:t>
      </w:r>
      <w:bookmarkEnd w:id="270"/>
      <w:r>
        <w:t xml:space="preserve">: Occasion-level capture probability distributions simulated for trammel nets in the upper Missouri River basin for 4 values of median catchability, </w:t>
      </w:r>
      <w:r w:rsidR="003526CF" w:rsidRPr="006442A7">
        <w:rPr>
          <w:position w:val="-14"/>
        </w:rPr>
        <w:object w:dxaOrig="580" w:dyaOrig="380" w14:anchorId="6EB0AC8B">
          <v:shape id="_x0000_i1077" type="#_x0000_t75" style="width:29.45pt;height:19.1pt" o:ole="">
            <v:imagedata r:id="rId14" o:title=""/>
          </v:shape>
          <o:OLEObject Type="Embed" ProgID="Equation.DSMT4" ShapeID="_x0000_i1077" DrawAspect="Content" ObjectID="_1588582120" r:id="rId75"/>
        </w:object>
      </w:r>
      <w:r w:rsidR="003526CF">
        <w:t xml:space="preserve"> </w:t>
      </w:r>
      <w:r>
        <w:t xml:space="preserve">paired with each of 4 levels of variation. Catchability variation is described in terms of the associated logit normal standard deviation, </w:t>
      </w:r>
      <w:r w:rsidR="003526CF" w:rsidRPr="006442A7">
        <w:rPr>
          <w:position w:val="-14"/>
        </w:rPr>
        <w:object w:dxaOrig="320" w:dyaOrig="380" w14:anchorId="0AD839B3">
          <v:shape id="_x0000_i1078" type="#_x0000_t75" style="width:15.8pt;height:19.1pt" o:ole="">
            <v:imagedata r:id="rId17" o:title=""/>
          </v:shape>
          <o:OLEObject Type="Embed" ProgID="Equation.DSMT4" ShapeID="_x0000_i1078" DrawAspect="Content" ObjectID="_1588582121" r:id="rId76"/>
        </w:object>
      </w:r>
      <w:r w:rsidR="003526CF">
        <w:t xml:space="preserve"> </w:t>
      </w:r>
      <w:r>
        <w:t>(See equation</w:t>
      </w:r>
      <w:r w:rsidR="003526CF">
        <w:t xml:space="preserve"> 3</w:t>
      </w:r>
      <w:r>
        <w:t>), whose values are given at the top of each column.</w:t>
      </w:r>
      <w:r>
        <w:fldChar w:fldCharType="begin"/>
      </w:r>
      <w:r>
        <w:instrText xml:space="preserve">TC "3 Occasion-level capture probability distributions simulated for trammel nets in the upper Missouri River basin for 4 values of median catchability, </w:instrText>
      </w:r>
      <w:r>
        <w:fldChar w:fldCharType="begin"/>
      </w:r>
      <w:r>
        <w:instrText xml:space="preserve"> EQ </w:instrText>
      </w:r>
      <w:r>
        <w:rPr>
          <w:i/>
          <w:iCs/>
        </w:rPr>
        <w:instrText>q</w:instrText>
      </w:r>
      <w:r>
        <w:instrText>\s\do6(</w:instrText>
      </w:r>
      <w:r>
        <w:rPr>
          <w:i/>
          <w:iCs/>
          <w:sz w:val="20"/>
          <w:szCs w:val="20"/>
        </w:rPr>
        <w:instrText>med</w:instrText>
      </w:r>
      <w:r>
        <w:rPr>
          <w:sz w:val="20"/>
          <w:szCs w:val="20"/>
        </w:rPr>
        <w:instrText>\,</w:instrText>
      </w:r>
      <w:r>
        <w:rPr>
          <w:i/>
          <w:iCs/>
          <w:sz w:val="20"/>
          <w:szCs w:val="20"/>
        </w:rPr>
        <w:instrText>g</w:instrText>
      </w:r>
      <w:r>
        <w:instrText>)</w:instrText>
      </w:r>
      <w:r>
        <w:fldChar w:fldCharType="end"/>
      </w:r>
      <w:r>
        <w:instrText xml:space="preserve"> paired with each of 4 levels of variation. Catchability variation is described in terms of the associated logit normal standard deviation, </w:instrText>
      </w:r>
      <w:r>
        <w:fldChar w:fldCharType="begin"/>
      </w:r>
      <w:r>
        <w:instrText xml:space="preserve"> EQ σ\s\do6(</w:instrText>
      </w:r>
      <w:r>
        <w:rPr>
          <w:i/>
          <w:iCs/>
          <w:sz w:val="20"/>
          <w:szCs w:val="20"/>
        </w:rPr>
        <w:instrText>g</w:instrText>
      </w:r>
      <w:r>
        <w:instrText>)</w:instrText>
      </w:r>
      <w:r>
        <w:fldChar w:fldCharType="end"/>
      </w:r>
      <w:r>
        <w:instrText xml:space="preserve"> (See equation </w:instrText>
      </w:r>
      <w:fldSimple w:instr="REF BMq \* MERGEFORMAT ">
        <w:r>
          <w:instrText>?</w:instrText>
        </w:r>
      </w:fldSimple>
      <w:r>
        <w:instrText>), whose values are given at the top of each column." \f f</w:instrText>
      </w:r>
      <w:r>
        <w:fldChar w:fldCharType="end"/>
      </w:r>
      <w:commentRangeEnd w:id="269"/>
      <w:r w:rsidR="001D162F">
        <w:rPr>
          <w:rStyle w:val="CommentReference"/>
        </w:rPr>
        <w:commentReference w:id="269"/>
      </w:r>
    </w:p>
    <w:p w14:paraId="3522AC02" w14:textId="4ADBDB50" w:rsidR="001553DF" w:rsidRDefault="00420258">
      <w:pPr>
        <w:pStyle w:val="Figure"/>
        <w:spacing w:before="480"/>
        <w:rPr>
          <w:sz w:val="24"/>
          <w:szCs w:val="24"/>
        </w:rPr>
      </w:pPr>
      <w:r>
        <w:rPr>
          <w:sz w:val="24"/>
          <w:szCs w:val="24"/>
        </w:rPr>
        <w:object w:dxaOrig="7020" w:dyaOrig="7020" w14:anchorId="66FCF651">
          <v:shape id="_x0000_i1079" type="#_x0000_t75" style="width:350.75pt;height:350.75pt" o:ole="">
            <v:imagedata r:id="rId77" o:title=""/>
          </v:shape>
          <o:OLEObject Type="Embed" ProgID="AcroExch.Document.DC" ShapeID="_x0000_i1079" DrawAspect="Content" ObjectID="_1588582122" r:id="rId78"/>
        </w:object>
      </w:r>
      <w:r w:rsidR="003D6585">
        <w:rPr>
          <w:sz w:val="24"/>
          <w:szCs w:val="24"/>
        </w:rPr>
        <w:t xml:space="preserve">  </w:t>
      </w:r>
    </w:p>
    <w:p w14:paraId="0E2D9049" w14:textId="77777777" w:rsidR="001553DF" w:rsidRDefault="003D6585">
      <w:pPr>
        <w:pStyle w:val="Caption"/>
      </w:pPr>
      <w:r>
        <w:t xml:space="preserve">Figure </w:t>
      </w:r>
      <w:bookmarkStart w:id="271" w:name="BMpGNLB"/>
      <w:r>
        <w:t>4</w:t>
      </w:r>
      <w:bookmarkEnd w:id="271"/>
      <w:r>
        <w:t xml:space="preserve">: Occasion-level capture probability distributions simulated for gill nets in the lower Missouri River basin for 4 values of median catchability, </w:t>
      </w:r>
      <w:r w:rsidR="003526CF" w:rsidRPr="006442A7">
        <w:rPr>
          <w:position w:val="-14"/>
        </w:rPr>
        <w:object w:dxaOrig="580" w:dyaOrig="380" w14:anchorId="242A3C67">
          <v:shape id="_x0000_i1080" type="#_x0000_t75" style="width:29.45pt;height:19.1pt" o:ole="">
            <v:imagedata r:id="rId14" o:title=""/>
          </v:shape>
          <o:OLEObject Type="Embed" ProgID="Equation.DSMT4" ShapeID="_x0000_i1080" DrawAspect="Content" ObjectID="_1588582123" r:id="rId79"/>
        </w:object>
      </w:r>
      <w:r w:rsidR="003526CF">
        <w:t xml:space="preserve"> </w:t>
      </w:r>
      <w:r>
        <w:t xml:space="preserve">paired with each of 4 levels of variation. Catchability variation is described in terms of the associated logit normal standard deviation, </w:t>
      </w:r>
      <w:r w:rsidR="003526CF" w:rsidRPr="006442A7">
        <w:rPr>
          <w:position w:val="-14"/>
        </w:rPr>
        <w:object w:dxaOrig="320" w:dyaOrig="380" w14:anchorId="035C13FD">
          <v:shape id="_x0000_i1081" type="#_x0000_t75" style="width:15.8pt;height:19.1pt" o:ole="">
            <v:imagedata r:id="rId17" o:title=""/>
          </v:shape>
          <o:OLEObject Type="Embed" ProgID="Equation.DSMT4" ShapeID="_x0000_i1081" DrawAspect="Content" ObjectID="_1588582124" r:id="rId80"/>
        </w:object>
      </w:r>
      <w:r w:rsidR="003526CF">
        <w:t xml:space="preserve"> </w:t>
      </w:r>
      <w:r>
        <w:t>(See equation</w:t>
      </w:r>
      <w:r w:rsidR="003526CF">
        <w:t xml:space="preserve"> 3</w:t>
      </w:r>
      <w:r>
        <w:t>), whose values are given at the top of each column.</w:t>
      </w:r>
      <w:r>
        <w:fldChar w:fldCharType="begin"/>
      </w:r>
      <w:r>
        <w:instrText xml:space="preserve">TC "4 Occasion-level capture probability distributions simulated for gill nets in the lower Missouri River basin for 4 values of median catchability, </w:instrText>
      </w:r>
      <w:r>
        <w:fldChar w:fldCharType="begin"/>
      </w:r>
      <w:r>
        <w:instrText xml:space="preserve"> EQ </w:instrText>
      </w:r>
      <w:r>
        <w:rPr>
          <w:i/>
          <w:iCs/>
        </w:rPr>
        <w:instrText>q</w:instrText>
      </w:r>
      <w:r>
        <w:instrText>\s\do6(</w:instrText>
      </w:r>
      <w:r>
        <w:rPr>
          <w:i/>
          <w:iCs/>
          <w:sz w:val="20"/>
          <w:szCs w:val="20"/>
        </w:rPr>
        <w:instrText>med</w:instrText>
      </w:r>
      <w:r>
        <w:rPr>
          <w:sz w:val="20"/>
          <w:szCs w:val="20"/>
        </w:rPr>
        <w:instrText>\,</w:instrText>
      </w:r>
      <w:r>
        <w:rPr>
          <w:i/>
          <w:iCs/>
          <w:sz w:val="20"/>
          <w:szCs w:val="20"/>
        </w:rPr>
        <w:instrText>g</w:instrText>
      </w:r>
      <w:r>
        <w:instrText>)</w:instrText>
      </w:r>
      <w:r>
        <w:fldChar w:fldCharType="end"/>
      </w:r>
      <w:r>
        <w:instrText xml:space="preserve"> paired with each of 4 levels of variation. Catchability variation is described in terms of the associated logit normal standard deviation, </w:instrText>
      </w:r>
      <w:r>
        <w:fldChar w:fldCharType="begin"/>
      </w:r>
      <w:r>
        <w:instrText xml:space="preserve"> EQ σ\s\do6(</w:instrText>
      </w:r>
      <w:r>
        <w:rPr>
          <w:i/>
          <w:iCs/>
          <w:sz w:val="20"/>
          <w:szCs w:val="20"/>
        </w:rPr>
        <w:instrText>g</w:instrText>
      </w:r>
      <w:r>
        <w:instrText>)</w:instrText>
      </w:r>
      <w:r>
        <w:fldChar w:fldCharType="end"/>
      </w:r>
      <w:r>
        <w:instrText xml:space="preserve"> (See equation </w:instrText>
      </w:r>
      <w:fldSimple w:instr="REF BMq \* MERGEFORMAT ">
        <w:r>
          <w:instrText>?</w:instrText>
        </w:r>
      </w:fldSimple>
      <w:r>
        <w:instrText>), whose values are given at the top of each column." \f f</w:instrText>
      </w:r>
      <w:r>
        <w:fldChar w:fldCharType="end"/>
      </w:r>
    </w:p>
    <w:p w14:paraId="050505E8" w14:textId="6C016C8E" w:rsidR="001553DF" w:rsidRDefault="00420258">
      <w:pPr>
        <w:pStyle w:val="Figure"/>
        <w:spacing w:before="480"/>
        <w:rPr>
          <w:sz w:val="24"/>
          <w:szCs w:val="24"/>
        </w:rPr>
      </w:pPr>
      <w:r>
        <w:rPr>
          <w:sz w:val="24"/>
          <w:szCs w:val="24"/>
        </w:rPr>
        <w:object w:dxaOrig="7020" w:dyaOrig="7020" w14:anchorId="6A35DFCA">
          <v:shape id="_x0000_i1082" type="#_x0000_t75" style="width:350.75pt;height:350.75pt" o:ole="">
            <v:imagedata r:id="rId81" o:title=""/>
          </v:shape>
          <o:OLEObject Type="Embed" ProgID="AcroExch.Document.DC" ShapeID="_x0000_i1082" DrawAspect="Content" ObjectID="_1588582125" r:id="rId82"/>
        </w:object>
      </w:r>
      <w:r w:rsidR="003D6585">
        <w:rPr>
          <w:sz w:val="24"/>
          <w:szCs w:val="24"/>
        </w:rPr>
        <w:t xml:space="preserve">  </w:t>
      </w:r>
    </w:p>
    <w:p w14:paraId="2CC05067" w14:textId="77777777" w:rsidR="001553DF" w:rsidRDefault="003D6585">
      <w:pPr>
        <w:pStyle w:val="Caption"/>
      </w:pPr>
      <w:r>
        <w:t xml:space="preserve">Figure </w:t>
      </w:r>
      <w:bookmarkStart w:id="272" w:name="BMp0TLLB2"/>
      <w:r>
        <w:t>5</w:t>
      </w:r>
      <w:bookmarkEnd w:id="272"/>
      <w:r>
        <w:t>: Each historgram represents the distributions of the probability of not being captured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by trotlines in a lower basin bend during a sampling year with two sampling occasions. Distributions were simulated for 4 values of median catchability, </w:t>
      </w:r>
      <w:r w:rsidR="003526CF" w:rsidRPr="006442A7">
        <w:rPr>
          <w:position w:val="-14"/>
        </w:rPr>
        <w:object w:dxaOrig="580" w:dyaOrig="380" w14:anchorId="7E7778D8">
          <v:shape id="_x0000_i1083" type="#_x0000_t75" style="width:29.45pt;height:19.1pt" o:ole="">
            <v:imagedata r:id="rId14" o:title=""/>
          </v:shape>
          <o:OLEObject Type="Embed" ProgID="Equation.DSMT4" ShapeID="_x0000_i1083" DrawAspect="Content" ObjectID="_1588582126" r:id="rId83"/>
        </w:object>
      </w:r>
      <w:r w:rsidR="003526CF">
        <w:t xml:space="preserve"> </w:t>
      </w:r>
      <w:r>
        <w:t xml:space="preserve">each paired with 4 levels of variation. Catchability variation is described in terms of the associated logit normal standard deviation, </w:t>
      </w:r>
      <w:r w:rsidR="003526CF" w:rsidRPr="006442A7">
        <w:rPr>
          <w:position w:val="-14"/>
        </w:rPr>
        <w:object w:dxaOrig="320" w:dyaOrig="380" w14:anchorId="4863EF8D">
          <v:shape id="_x0000_i1084" type="#_x0000_t75" style="width:15.8pt;height:19.1pt" o:ole="">
            <v:imagedata r:id="rId17" o:title=""/>
          </v:shape>
          <o:OLEObject Type="Embed" ProgID="Equation.DSMT4" ShapeID="_x0000_i1084" DrawAspect="Content" ObjectID="_1588582127" r:id="rId84"/>
        </w:object>
      </w:r>
      <w:r w:rsidR="003526CF">
        <w:t xml:space="preserve"> </w:t>
      </w:r>
      <w:r>
        <w:t>(See equation</w:t>
      </w:r>
      <w:r w:rsidR="003526CF">
        <w:t xml:space="preserve"> 3</w:t>
      </w:r>
      <w:r>
        <w:t>), whose values are given at the top of each column.</w:t>
      </w:r>
      <w:r>
        <w:fldChar w:fldCharType="begin"/>
      </w:r>
      <w:r>
        <w:instrText>TC "5 Each historgram represents the distributions of the probability of not being captured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by trotlines in a lower basin bend during a sampling year with two sampling occasions. Distributions were simulated for 4 values of median catchability, </w:instrText>
      </w:r>
      <w:r>
        <w:fldChar w:fldCharType="begin"/>
      </w:r>
      <w:r>
        <w:instrText xml:space="preserve"> EQ </w:instrText>
      </w:r>
      <w:r>
        <w:rPr>
          <w:i/>
          <w:iCs/>
        </w:rPr>
        <w:instrText>q</w:instrText>
      </w:r>
      <w:r>
        <w:instrText>\s\do6(</w:instrText>
      </w:r>
      <w:r>
        <w:rPr>
          <w:i/>
          <w:iCs/>
          <w:sz w:val="20"/>
          <w:szCs w:val="20"/>
        </w:rPr>
        <w:instrText>med</w:instrText>
      </w:r>
      <w:r>
        <w:rPr>
          <w:sz w:val="20"/>
          <w:szCs w:val="20"/>
        </w:rPr>
        <w:instrText>\,</w:instrText>
      </w:r>
      <w:r>
        <w:rPr>
          <w:i/>
          <w:iCs/>
          <w:sz w:val="20"/>
          <w:szCs w:val="20"/>
        </w:rPr>
        <w:instrText>g</w:instrText>
      </w:r>
      <w:r>
        <w:instrText>)</w:instrText>
      </w:r>
      <w:r>
        <w:fldChar w:fldCharType="end"/>
      </w:r>
      <w:r>
        <w:instrText xml:space="preserve"> each paired with 4 levels of variation. Catchability variation is described in terms of the associated logit normal standard deviation, </w:instrText>
      </w:r>
      <w:r>
        <w:fldChar w:fldCharType="begin"/>
      </w:r>
      <w:r>
        <w:instrText xml:space="preserve"> EQ σ\s\do6(</w:instrText>
      </w:r>
      <w:r>
        <w:rPr>
          <w:i/>
          <w:iCs/>
          <w:sz w:val="20"/>
          <w:szCs w:val="20"/>
        </w:rPr>
        <w:instrText>g</w:instrText>
      </w:r>
      <w:r>
        <w:instrText>)</w:instrText>
      </w:r>
      <w:r>
        <w:fldChar w:fldCharType="end"/>
      </w:r>
      <w:r>
        <w:instrText xml:space="preserve"> (See equation </w:instrText>
      </w:r>
      <w:fldSimple w:instr="REF BMq \* MERGEFORMAT ">
        <w:r>
          <w:instrText>?</w:instrText>
        </w:r>
      </w:fldSimple>
      <w:r>
        <w:instrText>), whose values are given at the top of each column." \f f</w:instrText>
      </w:r>
      <w:r>
        <w:fldChar w:fldCharType="end"/>
      </w:r>
    </w:p>
    <w:p w14:paraId="68D93EF4" w14:textId="77777777" w:rsidR="001553DF" w:rsidRDefault="003D6585">
      <w:pPr>
        <w:pStyle w:val="Figure"/>
        <w:spacing w:before="480"/>
        <w:rPr>
          <w:sz w:val="24"/>
          <w:szCs w:val="24"/>
        </w:rPr>
      </w:pPr>
      <w:r>
        <w:rPr>
          <w:sz w:val="24"/>
          <w:szCs w:val="24"/>
        </w:rPr>
        <w:t xml:space="preserve"> </w:t>
      </w:r>
    </w:p>
    <w:p w14:paraId="7151180A" w14:textId="280A9D4C" w:rsidR="001553DF" w:rsidRDefault="00420258">
      <w:pPr>
        <w:pStyle w:val="centerpar"/>
      </w:pPr>
      <w:r>
        <w:object w:dxaOrig="7020" w:dyaOrig="7020" w14:anchorId="14127D78">
          <v:shape id="_x0000_i1085" type="#_x0000_t75" style="width:350.75pt;height:350.75pt" o:ole="">
            <v:imagedata r:id="rId85" o:title=""/>
          </v:shape>
          <o:OLEObject Type="Embed" ProgID="AcroExch.Document.DC" ShapeID="_x0000_i1085" DrawAspect="Content" ObjectID="_1588582128" r:id="rId86"/>
        </w:object>
      </w:r>
      <w:r w:rsidR="003D6585">
        <w:t xml:space="preserve"> </w:t>
      </w:r>
    </w:p>
    <w:p w14:paraId="4F142C12" w14:textId="77777777" w:rsidR="001553DF" w:rsidRDefault="003D6585">
      <w:pPr>
        <w:pStyle w:val="Caption"/>
      </w:pPr>
      <w:r>
        <w:t xml:space="preserve">Figure </w:t>
      </w:r>
      <w:bookmarkStart w:id="273" w:name="BMp0TLLBoccs"/>
      <w:r>
        <w:t>6</w:t>
      </w:r>
      <w:bookmarkEnd w:id="273"/>
      <w:r>
        <w:t>: Each historgram represents the distributions of the probability of not being captured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by trotlines in a lower basin bend when the median catchability is </w:t>
      </w:r>
      <w:r>
        <w:fldChar w:fldCharType="begin"/>
      </w:r>
      <w:r>
        <w:instrText xml:space="preserve"> EQ 3.75×10\s\up6(</w:instrText>
      </w:r>
      <w:r>
        <w:rPr>
          <w:sz w:val="20"/>
          <w:szCs w:val="20"/>
        </w:rPr>
        <w:instrText>−5</w:instrText>
      </w:r>
      <w:r>
        <w:instrText>)</w:instrText>
      </w:r>
      <w:r>
        <w:fldChar w:fldCharType="end"/>
      </w:r>
      <w:r>
        <w:t xml:space="preserve"> and the associated logit-normal standard deviation is</w:t>
      </w:r>
      <w:r w:rsidR="003526CF">
        <w:t xml:space="preserve"> </w:t>
      </w:r>
      <w:r w:rsidR="003526CF" w:rsidRPr="003526CF">
        <w:rPr>
          <w:position w:val="-14"/>
        </w:rPr>
        <w:object w:dxaOrig="880" w:dyaOrig="380" w14:anchorId="3CE9E271">
          <v:shape id="_x0000_i1086" type="#_x0000_t75" style="width:44.2pt;height:19.1pt" o:ole="">
            <v:imagedata r:id="rId87" o:title=""/>
          </v:shape>
          <o:OLEObject Type="Embed" ProgID="Equation.DSMT4" ShapeID="_x0000_i1086" DrawAspect="Content" ObjectID="_1588582129" r:id="rId88"/>
        </w:object>
      </w:r>
      <w:r>
        <w:t>. Distributions were simulated for 1 to 4 occasions within the sampling year. Probability distributions shift to the left as the number of sampling occasions within year increases. As expected, a fish is more likely to be captured with more capture opportunities. Results were similar for other gear, basin, and catchability combinations.</w:t>
      </w:r>
      <w:r>
        <w:fldChar w:fldCharType="begin"/>
      </w:r>
      <w:r>
        <w:instrText>TC "6 Each historgram represents the distributions of the probability of not being captured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by trotlines in a lower basin bend when the median catchability is </w:instrText>
      </w:r>
      <w:r>
        <w:fldChar w:fldCharType="begin"/>
      </w:r>
      <w:r>
        <w:instrText xml:space="preserve"> EQ 3.75×10\s\up6(</w:instrText>
      </w:r>
      <w:r>
        <w:rPr>
          <w:sz w:val="20"/>
          <w:szCs w:val="20"/>
        </w:rPr>
        <w:instrText>−5</w:instrText>
      </w:r>
      <w:r>
        <w:instrText>)</w:instrText>
      </w:r>
      <w:r>
        <w:fldChar w:fldCharType="end"/>
      </w:r>
      <w:r>
        <w:instrText xml:space="preserve"> and the associated logit-normal standard deviation is </w:instrText>
      </w:r>
      <w:r>
        <w:fldChar w:fldCharType="begin"/>
      </w:r>
      <w:r>
        <w:instrText xml:space="preserve"> EQ σ\s\do6(</w:instrText>
      </w:r>
      <w:r>
        <w:rPr>
          <w:i/>
          <w:iCs/>
          <w:sz w:val="20"/>
          <w:szCs w:val="20"/>
        </w:rPr>
        <w:instrText>g</w:instrText>
      </w:r>
      <w:r>
        <w:instrText>)=0.5</w:instrText>
      </w:r>
      <w:r>
        <w:fldChar w:fldCharType="end"/>
      </w:r>
      <w:r>
        <w:instrText>. Distributions were simulated for 1 to 4 occasions within the sampling year. Probability distributions shift to the left as the number of sampling occasions within year increases. As expected, a fish is more likely to be captured with more capture opportunities. Results were similar for other gear, basin, and catchability combinations." \f f</w:instrText>
      </w:r>
      <w:r>
        <w:fldChar w:fldCharType="end"/>
      </w:r>
    </w:p>
    <w:p w14:paraId="53EB92DE" w14:textId="77777777" w:rsidR="00AE4E9A" w:rsidRDefault="00AE4E9A">
      <w:pPr>
        <w:pStyle w:val="Figure"/>
        <w:spacing w:before="480"/>
        <w:rPr>
          <w:sz w:val="24"/>
          <w:szCs w:val="24"/>
        </w:rPr>
      </w:pPr>
    </w:p>
    <w:p w14:paraId="0F6E30CF" w14:textId="77777777" w:rsidR="001553DF" w:rsidRDefault="00AE4E9A">
      <w:pPr>
        <w:pStyle w:val="Figure"/>
        <w:spacing w:before="480"/>
        <w:rPr>
          <w:sz w:val="24"/>
          <w:szCs w:val="24"/>
        </w:rPr>
      </w:pPr>
      <w:r>
        <w:rPr>
          <w:sz w:val="24"/>
          <w:szCs w:val="24"/>
        </w:rPr>
        <w:object w:dxaOrig="8640" w:dyaOrig="8640" w14:anchorId="73A0EA4E">
          <v:shape id="_x0000_i1087" type="#_x0000_t75" style="width:6in;height:6in" o:ole="">
            <v:imagedata r:id="rId89" o:title=""/>
          </v:shape>
          <o:OLEObject Type="Embed" ProgID="AcroExch.Document.DC" ShapeID="_x0000_i1087" DrawAspect="Content" ObjectID="_1588582130" r:id="rId90"/>
        </w:object>
      </w:r>
      <w:r w:rsidR="003D6585">
        <w:rPr>
          <w:sz w:val="24"/>
          <w:szCs w:val="24"/>
        </w:rPr>
        <w:t xml:space="preserve">  </w:t>
      </w:r>
    </w:p>
    <w:p w14:paraId="115326BB" w14:textId="77777777" w:rsidR="001553DF" w:rsidRDefault="003D6585">
      <w:pPr>
        <w:pStyle w:val="Caption"/>
      </w:pPr>
      <w:r>
        <w:t xml:space="preserve">Figure </w:t>
      </w:r>
      <w:bookmarkStart w:id="274" w:name="BMTB"/>
      <w:r>
        <w:t>7</w:t>
      </w:r>
      <w:bookmarkEnd w:id="274"/>
      <w:r>
        <w:t xml:space="preserve">: Trend bias utility and its relationship to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for each estimator.</w:t>
      </w:r>
      <w:r>
        <w:fldChar w:fldCharType="begin"/>
      </w:r>
      <w:r>
        <w:instrText xml:space="preserve">TC "7 Trend bias utility and its relationship to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for each estimator." \f f</w:instrText>
      </w:r>
      <w:r>
        <w:fldChar w:fldCharType="end"/>
      </w:r>
    </w:p>
    <w:p w14:paraId="3E0189E2" w14:textId="77777777" w:rsidR="001553DF" w:rsidRDefault="003D6585">
      <w:pPr>
        <w:pStyle w:val="Figure"/>
        <w:spacing w:before="480"/>
        <w:rPr>
          <w:sz w:val="24"/>
          <w:szCs w:val="24"/>
        </w:rPr>
      </w:pPr>
      <w:r>
        <w:br w:type="page"/>
      </w:r>
      <w:r w:rsidR="00AE4E9A">
        <w:rPr>
          <w:sz w:val="24"/>
          <w:szCs w:val="24"/>
        </w:rPr>
        <w:object w:dxaOrig="8640" w:dyaOrig="8640" w14:anchorId="7F49A9B1">
          <v:shape id="_x0000_i1088" type="#_x0000_t75" style="width:6in;height:6in" o:ole="">
            <v:imagedata r:id="rId91" o:title=""/>
          </v:shape>
          <o:OLEObject Type="Embed" ProgID="AcroExch.Document.DC" ShapeID="_x0000_i1088" DrawAspect="Content" ObjectID="_1588582131" r:id="rId92"/>
        </w:object>
      </w:r>
      <w:r>
        <w:rPr>
          <w:sz w:val="24"/>
          <w:szCs w:val="24"/>
        </w:rPr>
        <w:t xml:space="preserve">  </w:t>
      </w:r>
    </w:p>
    <w:p w14:paraId="5C13748C" w14:textId="77777777" w:rsidR="001553DF" w:rsidRDefault="003D6585">
      <w:pPr>
        <w:pStyle w:val="Caption"/>
      </w:pPr>
      <w:r>
        <w:t xml:space="preserve">Figure </w:t>
      </w:r>
      <w:bookmarkStart w:id="275" w:name="BMTP"/>
      <w:r>
        <w:t>8</w:t>
      </w:r>
      <w:bookmarkEnd w:id="275"/>
      <w:r>
        <w:t xml:space="preserve">: Trend precision utility and its relationship to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for each estimator</w:t>
      </w:r>
      <w:r>
        <w:fldChar w:fldCharType="begin"/>
      </w:r>
      <w:r>
        <w:instrText xml:space="preserve">TC "8 Trend precision utility and its relationship to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for each estimator" \f f</w:instrText>
      </w:r>
      <w:r>
        <w:fldChar w:fldCharType="end"/>
      </w:r>
    </w:p>
    <w:p w14:paraId="716B09B4" w14:textId="77777777" w:rsidR="001553DF" w:rsidRDefault="003D6585">
      <w:pPr>
        <w:pStyle w:val="Figure"/>
        <w:spacing w:before="480"/>
        <w:rPr>
          <w:sz w:val="24"/>
          <w:szCs w:val="24"/>
        </w:rPr>
      </w:pPr>
      <w:r>
        <w:br w:type="page"/>
      </w:r>
      <w:r>
        <w:rPr>
          <w:sz w:val="24"/>
          <w:szCs w:val="24"/>
        </w:rPr>
        <w:lastRenderedPageBreak/>
        <w:t xml:space="preserve">  </w:t>
      </w:r>
      <w:r w:rsidR="00AE4E9A">
        <w:rPr>
          <w:sz w:val="24"/>
          <w:szCs w:val="24"/>
        </w:rPr>
        <w:object w:dxaOrig="8640" w:dyaOrig="8641" w14:anchorId="47FFF924">
          <v:shape id="_x0000_i1089" type="#_x0000_t75" style="width:6in;height:6in" o:ole="">
            <v:imagedata r:id="rId93" o:title=""/>
          </v:shape>
          <o:OLEObject Type="Embed" ProgID="AcroExch.Document.DC" ShapeID="_x0000_i1089" DrawAspect="Content" ObjectID="_1588582132" r:id="rId94"/>
        </w:object>
      </w:r>
    </w:p>
    <w:p w14:paraId="32603F58" w14:textId="77777777" w:rsidR="001553DF" w:rsidRDefault="003D6585">
      <w:pPr>
        <w:pStyle w:val="Caption"/>
      </w:pPr>
      <w:r>
        <w:t xml:space="preserve">Figure </w:t>
      </w:r>
      <w:bookmarkStart w:id="276" w:name="BMAB"/>
      <w:r>
        <w:t>9</w:t>
      </w:r>
      <w:bookmarkEnd w:id="276"/>
      <w:r>
        <w:t xml:space="preserve">: Abundance bias utility and its relationship to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for each estimator.</w:t>
      </w:r>
      <w:r>
        <w:fldChar w:fldCharType="begin"/>
      </w:r>
      <w:r>
        <w:instrText xml:space="preserve">TC "9 Abundance bias utility and its relationship to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for each estimator." \f f</w:instrText>
      </w:r>
      <w:r>
        <w:fldChar w:fldCharType="end"/>
      </w:r>
    </w:p>
    <w:p w14:paraId="316ADDAC" w14:textId="77777777" w:rsidR="001553DF" w:rsidRDefault="003D6585">
      <w:pPr>
        <w:pStyle w:val="Figure"/>
        <w:spacing w:before="480"/>
        <w:rPr>
          <w:sz w:val="24"/>
          <w:szCs w:val="24"/>
        </w:rPr>
      </w:pPr>
      <w:r>
        <w:br w:type="page"/>
      </w:r>
      <w:r w:rsidR="00AE4E9A">
        <w:rPr>
          <w:sz w:val="24"/>
          <w:szCs w:val="24"/>
        </w:rPr>
        <w:object w:dxaOrig="8640" w:dyaOrig="8641" w14:anchorId="4205AE13">
          <v:shape id="_x0000_i1090" type="#_x0000_t75" style="width:6in;height:6in" o:ole="">
            <v:imagedata r:id="rId95" o:title=""/>
          </v:shape>
          <o:OLEObject Type="Embed" ProgID="AcroExch.Document.DC" ShapeID="_x0000_i1090" DrawAspect="Content" ObjectID="_1588582133" r:id="rId96"/>
        </w:object>
      </w:r>
      <w:r>
        <w:rPr>
          <w:sz w:val="24"/>
          <w:szCs w:val="24"/>
        </w:rPr>
        <w:t xml:space="preserve">  </w:t>
      </w:r>
    </w:p>
    <w:p w14:paraId="6BC6ECFE" w14:textId="77777777" w:rsidR="001553DF" w:rsidRDefault="003D6585">
      <w:pPr>
        <w:pStyle w:val="Caption"/>
      </w:pPr>
      <w:r>
        <w:t xml:space="preserve">Figure </w:t>
      </w:r>
      <w:bookmarkStart w:id="277" w:name="BMAP"/>
      <w:r>
        <w:t>10</w:t>
      </w:r>
      <w:bookmarkEnd w:id="277"/>
      <w:r>
        <w:t xml:space="preserve">: Abundance precision utility and its relationship to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for each estimator.</w:t>
      </w:r>
      <w:r>
        <w:fldChar w:fldCharType="begin"/>
      </w:r>
      <w:r>
        <w:instrText xml:space="preserve">TC "10 Abundance precision utility and its relationship to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for each estimator." \f f</w:instrText>
      </w:r>
      <w:r>
        <w:fldChar w:fldCharType="end"/>
      </w:r>
    </w:p>
    <w:p w14:paraId="497EC07D" w14:textId="77777777" w:rsidR="001553DF" w:rsidRDefault="003D6585">
      <w:pPr>
        <w:pStyle w:val="Figure"/>
        <w:spacing w:before="480"/>
        <w:rPr>
          <w:sz w:val="24"/>
          <w:szCs w:val="24"/>
        </w:rPr>
      </w:pPr>
      <w:r>
        <w:br w:type="page"/>
      </w:r>
      <w:r>
        <w:rPr>
          <w:sz w:val="24"/>
          <w:szCs w:val="24"/>
        </w:rPr>
        <w:lastRenderedPageBreak/>
        <w:t xml:space="preserve">  </w:t>
      </w:r>
      <w:r w:rsidR="00AE4E9A">
        <w:object w:dxaOrig="10800" w:dyaOrig="4860" w14:anchorId="6EF3DA21">
          <v:shape id="_x0000_i1091" type="#_x0000_t75" style="width:540pt;height:243.8pt" o:ole="">
            <v:imagedata r:id="rId97" o:title=""/>
          </v:shape>
          <o:OLEObject Type="Embed" ProgID="AcroExch.Document.DC" ShapeID="_x0000_i1091" DrawAspect="Content" ObjectID="_1588582134" r:id="rId98"/>
        </w:object>
      </w:r>
    </w:p>
    <w:p w14:paraId="1EAB4AC3" w14:textId="77777777" w:rsidR="001553DF" w:rsidRDefault="003D6585">
      <w:pPr>
        <w:pStyle w:val="Caption"/>
      </w:pPr>
      <w:r>
        <w:t xml:space="preserve">Figure </w:t>
      </w:r>
      <w:bookmarkStart w:id="278" w:name="BMM0AW"/>
      <w:r>
        <w:t>11</w:t>
      </w:r>
      <w:bookmarkEnd w:id="278"/>
      <w:r>
        <w:t xml:space="preserve">: The M0_WM estimator outperforms the M0_AM estimator in abundance bias. The weighted mean aggregation approach performs just as well or better than the arithmetic mean approach for all 4 performance metrics of the M0 and Mt estimators and 3 of the perfomrance metrics for the minimum known alive estimator. </w:t>
      </w:r>
      <w:r>
        <w:fldChar w:fldCharType="begin"/>
      </w:r>
      <w:r>
        <w:instrText>TC "11 The M0_WM estimator outperforms the M0_AM estimator in abundance bias. The weighted mean aggregation approach performs just as well or better than the arithmetic mean approach for all 4 performance metrics of the M0 and Mt estimators and 3 of the perfomrance metrics for the minimum known alive estimator. " \f f</w:instrText>
      </w:r>
      <w:r>
        <w:fldChar w:fldCharType="end"/>
      </w:r>
    </w:p>
    <w:p w14:paraId="2C5FDC07" w14:textId="77777777" w:rsidR="001553DF" w:rsidRDefault="003D6585">
      <w:pPr>
        <w:pStyle w:val="Figure"/>
        <w:spacing w:before="480"/>
        <w:rPr>
          <w:sz w:val="24"/>
          <w:szCs w:val="24"/>
        </w:rPr>
      </w:pPr>
      <w:r>
        <w:br w:type="page"/>
      </w:r>
      <w:r w:rsidR="00AE4E9A">
        <w:object w:dxaOrig="10800" w:dyaOrig="4860" w14:anchorId="1C040BEB">
          <v:shape id="_x0000_i1092" type="#_x0000_t75" style="width:540pt;height:243.8pt" o:ole="">
            <v:imagedata r:id="rId99" o:title=""/>
          </v:shape>
          <o:OLEObject Type="Embed" ProgID="AcroExch.Document.DC" ShapeID="_x0000_i1092" DrawAspect="Content" ObjectID="_1588582135" r:id="rId100"/>
        </w:object>
      </w:r>
      <w:r>
        <w:rPr>
          <w:sz w:val="24"/>
          <w:szCs w:val="24"/>
        </w:rPr>
        <w:t xml:space="preserve">  </w:t>
      </w:r>
    </w:p>
    <w:p w14:paraId="7488D36E" w14:textId="77777777" w:rsidR="001553DF" w:rsidRDefault="003D6585">
      <w:pPr>
        <w:pStyle w:val="Caption"/>
      </w:pPr>
      <w:r>
        <w:t xml:space="preserve">Figure </w:t>
      </w:r>
      <w:bookmarkStart w:id="279" w:name="BMMKAAW"/>
      <w:r>
        <w:t>12</w:t>
      </w:r>
      <w:bookmarkEnd w:id="279"/>
      <w:r>
        <w:t xml:space="preserve">: As the exception to the general rule, the MKA_AM estimator outperforms the MKA_WM estimator in abundance bias. The weighted mean aggregation approach performs just as well or better than the arithmetic mean approach for all 4 performance metrics of the M0 and Mt estimators and 3 of the perfomrance metrics for the minimum known alive estimator. </w:t>
      </w:r>
      <w:r>
        <w:fldChar w:fldCharType="begin"/>
      </w:r>
      <w:r>
        <w:instrText>TC "12 As the exception to the general rule, the MKA_AM estimator outperforms the MKA_WM estimator in abundance bias. The weighted mean aggregation approach performs just as well or better than the arithmetic mean approach for all 4 performance metrics of the M0 and Mt estimators and 3 of the perfomrance metrics for the minimum known alive estimator. " \f f</w:instrText>
      </w:r>
      <w:r>
        <w:fldChar w:fldCharType="end"/>
      </w:r>
    </w:p>
    <w:p w14:paraId="40240977" w14:textId="77777777" w:rsidR="001553DF" w:rsidRDefault="003D6585">
      <w:pPr>
        <w:pStyle w:val="Figure"/>
        <w:spacing w:before="480"/>
        <w:rPr>
          <w:sz w:val="24"/>
          <w:szCs w:val="24"/>
        </w:rPr>
      </w:pPr>
      <w:r>
        <w:br w:type="page"/>
      </w:r>
      <w:r>
        <w:rPr>
          <w:sz w:val="24"/>
          <w:szCs w:val="24"/>
        </w:rPr>
        <w:lastRenderedPageBreak/>
        <w:t xml:space="preserve">  </w:t>
      </w:r>
      <w:r w:rsidR="00AE4E9A">
        <w:object w:dxaOrig="10799" w:dyaOrig="4860" w14:anchorId="6249E773">
          <v:shape id="_x0000_i1093" type="#_x0000_t75" style="width:540pt;height:243.8pt" o:ole="">
            <v:imagedata r:id="rId101" o:title=""/>
          </v:shape>
          <o:OLEObject Type="Embed" ProgID="AcroExch.Document.DC" ShapeID="_x0000_i1093" DrawAspect="Content" ObjectID="_1588582136" r:id="rId102"/>
        </w:object>
      </w:r>
    </w:p>
    <w:p w14:paraId="418BE04A" w14:textId="77777777" w:rsidR="001553DF" w:rsidRDefault="003D6585">
      <w:pPr>
        <w:pStyle w:val="Caption"/>
      </w:pPr>
      <w:r>
        <w:t xml:space="preserve">Figure </w:t>
      </w:r>
      <w:bookmarkStart w:id="280" w:name="BMM0tAB"/>
      <w:r>
        <w:t>13</w:t>
      </w:r>
      <w:bookmarkEnd w:id="280"/>
      <w:r>
        <w:t>: The Mt estimator performs a bit better than the M0 estimator for all 4 performance metrics, including abundance bias utility plotted above.</w:t>
      </w:r>
      <w:r>
        <w:fldChar w:fldCharType="begin"/>
      </w:r>
      <w:r>
        <w:instrText>TC "13 The Mt estimator performs a bit better than the M0 estimator for all 4 performance metrics, including abundance bias utility plotted above." \f f</w:instrText>
      </w:r>
      <w:r>
        <w:fldChar w:fldCharType="end"/>
      </w:r>
    </w:p>
    <w:p w14:paraId="2E284A5B" w14:textId="77777777" w:rsidR="001553DF" w:rsidRDefault="003D6585">
      <w:pPr>
        <w:pStyle w:val="Figure"/>
        <w:spacing w:before="480"/>
        <w:rPr>
          <w:sz w:val="24"/>
          <w:szCs w:val="24"/>
        </w:rPr>
      </w:pPr>
      <w:r>
        <w:br w:type="page"/>
      </w:r>
      <w:r>
        <w:rPr>
          <w:sz w:val="24"/>
          <w:szCs w:val="24"/>
        </w:rPr>
        <w:lastRenderedPageBreak/>
        <w:t xml:space="preserve">  </w:t>
      </w:r>
      <w:r w:rsidR="00AE4E9A">
        <w:object w:dxaOrig="10799" w:dyaOrig="4860" w14:anchorId="4840FFA4">
          <v:shape id="_x0000_i1094" type="#_x0000_t75" style="width:540pt;height:243.8pt" o:ole="">
            <v:imagedata r:id="rId103" o:title=""/>
          </v:shape>
          <o:OLEObject Type="Embed" ProgID="AcroExch.Document.DC" ShapeID="_x0000_i1094" DrawAspect="Content" ObjectID="_1588582137" r:id="rId104"/>
        </w:object>
      </w:r>
    </w:p>
    <w:p w14:paraId="5AB945DF" w14:textId="77777777" w:rsidR="001553DF" w:rsidRDefault="003D6585">
      <w:pPr>
        <w:pStyle w:val="Caption"/>
      </w:pPr>
      <w:r>
        <w:t xml:space="preserve">Figure </w:t>
      </w:r>
      <w:bookmarkStart w:id="281" w:name="BMM0tTP"/>
      <w:r>
        <w:t>14</w:t>
      </w:r>
      <w:bookmarkEnd w:id="281"/>
      <w:r>
        <w:t>: The Mt estimator performs a bit better than the M0 estimator for all 4 performance metrics, including trend precision utility plotted above.</w:t>
      </w:r>
      <w:r>
        <w:fldChar w:fldCharType="begin"/>
      </w:r>
      <w:r>
        <w:instrText>TC "14 The Mt estimator performs a bit better than the M0 estimator for all 4 performance metrics, including trend precision utility plotted above." \f f</w:instrText>
      </w:r>
      <w:r>
        <w:fldChar w:fldCharType="end"/>
      </w:r>
    </w:p>
    <w:p w14:paraId="10BA5A6D" w14:textId="77777777" w:rsidR="001553DF" w:rsidRDefault="003D6585">
      <w:pPr>
        <w:pStyle w:val="Figure"/>
        <w:spacing w:before="480"/>
        <w:rPr>
          <w:sz w:val="24"/>
          <w:szCs w:val="24"/>
        </w:rPr>
      </w:pPr>
      <w:r>
        <w:br w:type="page"/>
      </w:r>
      <w:r w:rsidR="00AE4E9A">
        <w:rPr>
          <w:sz w:val="24"/>
          <w:szCs w:val="24"/>
        </w:rPr>
        <w:object w:dxaOrig="8640" w:dyaOrig="8640" w14:anchorId="009C20C1">
          <v:shape id="_x0000_i1095" type="#_x0000_t75" style="width:6in;height:6in" o:ole="">
            <v:imagedata r:id="rId105" o:title=""/>
          </v:shape>
          <o:OLEObject Type="Embed" ProgID="AcroExch.Document.DC" ShapeID="_x0000_i1095" DrawAspect="Content" ObjectID="_1588582138" r:id="rId106"/>
        </w:object>
      </w:r>
      <w:r>
        <w:rPr>
          <w:sz w:val="24"/>
          <w:szCs w:val="24"/>
        </w:rPr>
        <w:t xml:space="preserve">  </w:t>
      </w:r>
    </w:p>
    <w:p w14:paraId="582BB5FA" w14:textId="77777777" w:rsidR="001553DF" w:rsidRDefault="003D6585">
      <w:pPr>
        <w:pStyle w:val="Caption"/>
      </w:pPr>
      <w:r>
        <w:t xml:space="preserve">Figure </w:t>
      </w:r>
      <w:bookmarkStart w:id="282" w:name="BMFO2"/>
      <w:r>
        <w:t>15</w:t>
      </w:r>
      <w:bookmarkEnd w:id="282"/>
      <w:r>
        <w:t xml:space="preserve">: Fundamental objective 2 utility and its relationship to </w: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t xml:space="preserve"> for each estimator.</w:t>
      </w:r>
      <w:r>
        <w:fldChar w:fldCharType="begin"/>
      </w:r>
      <w:r>
        <w:instrText xml:space="preserve">TC "15 Fundamental objective 2 utility and its relationship to </w:instrText>
      </w:r>
      <w:r>
        <w:fldChar w:fldCharType="begin"/>
      </w:r>
      <w:r>
        <w:instrText xml:space="preserve"> EQ </w:instrText>
      </w:r>
      <w:r>
        <w:rPr>
          <w:i/>
          <w:iCs/>
        </w:rPr>
        <w:instrText>p</w:instrText>
      </w:r>
      <w:r>
        <w:instrText>\s\do6(</w:instrText>
      </w:r>
      <w:r>
        <w:rPr>
          <w:sz w:val="20"/>
          <w:szCs w:val="20"/>
        </w:rPr>
        <w:instrText>0</w:instrText>
      </w:r>
      <w:r>
        <w:instrText>)</w:instrText>
      </w:r>
      <w:r>
        <w:fldChar w:fldCharType="end"/>
      </w:r>
      <w:r>
        <w:instrText xml:space="preserve"> for each estimator." \f f</w:instrText>
      </w:r>
      <w:r>
        <w:fldChar w:fldCharType="end"/>
      </w:r>
    </w:p>
    <w:p w14:paraId="1FF1225F" w14:textId="77777777" w:rsidR="001553DF" w:rsidRDefault="003D6585">
      <w:pPr>
        <w:pStyle w:val="Figure"/>
        <w:spacing w:before="480"/>
        <w:rPr>
          <w:sz w:val="24"/>
          <w:szCs w:val="24"/>
        </w:rPr>
      </w:pPr>
      <w:r>
        <w:br w:type="page"/>
      </w:r>
      <w:r w:rsidR="00AE4E9A">
        <w:rPr>
          <w:sz w:val="24"/>
          <w:szCs w:val="24"/>
        </w:rPr>
        <w:object w:dxaOrig="10799" w:dyaOrig="4860" w14:anchorId="00A14E5B">
          <v:shape id="_x0000_i1096" type="#_x0000_t75" style="width:540pt;height:243.8pt" o:ole="">
            <v:imagedata r:id="rId107" o:title=""/>
          </v:shape>
          <o:OLEObject Type="Embed" ProgID="AcroExch.Document.DC" ShapeID="_x0000_i1096" DrawAspect="Content" ObjectID="_1588582139" r:id="rId108"/>
        </w:object>
      </w:r>
      <w:r>
        <w:rPr>
          <w:sz w:val="24"/>
          <w:szCs w:val="24"/>
        </w:rPr>
        <w:t xml:space="preserve">  </w:t>
      </w:r>
    </w:p>
    <w:p w14:paraId="00C0553B" w14:textId="77777777" w:rsidR="003D6585" w:rsidRDefault="003D6585">
      <w:pPr>
        <w:pStyle w:val="Caption"/>
      </w:pPr>
      <w:r>
        <w:t xml:space="preserve">Figure </w:t>
      </w:r>
      <w:bookmarkStart w:id="283" w:name="BMMtAP"/>
      <w:r>
        <w:t>16</w:t>
      </w:r>
      <w:bookmarkEnd w:id="283"/>
      <w:r>
        <w:t>: Additional affect of the number of sampling occasions on abundance precision utility. The red data points represent populations without movement or recruitment, while the black data points represent populations with very little movement and low recruitment. Top panels represent outcomes under a random sampling design and bottom panels under a fixed sampling design.</w:t>
      </w:r>
      <w:r>
        <w:fldChar w:fldCharType="begin"/>
      </w:r>
      <w:r>
        <w:instrText>TC "16 Additional affect of the number of sampling occasions on abundance precision utility. The red data points represent populations without movement or recruitment, while the black data points represent populations with very little movement and low recruitment. Top panels represent outcomes under a random sampling design and bottom panels under a fixed sampling design." \f f</w:instrText>
      </w:r>
      <w:r>
        <w:fldChar w:fldCharType="end"/>
      </w:r>
    </w:p>
    <w:sectPr w:rsidR="003D6585" w:rsidSect="002D4DD2">
      <w:footerReference w:type="default" r:id="rId109"/>
      <w:pgSz w:w="12280" w:h="15900"/>
      <w:pgMar w:top="1365" w:right="1365" w:bottom="1365" w:left="1365" w:header="720" w:footer="720" w:gutter="0"/>
      <w:lnNumType w:countBy="1" w:restart="continuous"/>
      <w:cols w:space="720"/>
      <w:noEndnote/>
      <w:docGrid w:linePitch="326"/>
      <w:sectPrChange w:id="284" w:author="Michael Colvin" w:date="2018-05-23T11:08:00Z">
        <w:sectPr w:rsidR="003D6585" w:rsidSect="002D4DD2">
          <w:pgMar w:top="1365" w:right="1365" w:bottom="1365" w:left="1365"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ichael Colvin" w:date="2018-05-23T11:15:00Z" w:initials="MC">
    <w:p w14:paraId="29C3D327" w14:textId="77777777" w:rsidR="00E07562" w:rsidRDefault="00E07562" w:rsidP="00E07562">
      <w:pPr>
        <w:pStyle w:val="CommentText"/>
      </w:pPr>
      <w:r>
        <w:rPr>
          <w:rStyle w:val="CommentReference"/>
        </w:rPr>
        <w:annotationRef/>
      </w:r>
      <w:r>
        <w:t xml:space="preserve">Move this to before the methods, will become the last paragraph of the introduction. </w:t>
      </w:r>
    </w:p>
  </w:comment>
  <w:comment w:id="188" w:author="Michael Colvin" w:date="2018-05-23T10:55:00Z" w:initials="MC">
    <w:p w14:paraId="2B1FB3AF" w14:textId="13EF3166" w:rsidR="008A1C3A" w:rsidRDefault="008A1C3A">
      <w:pPr>
        <w:pStyle w:val="CommentText"/>
      </w:pPr>
      <w:r>
        <w:rPr>
          <w:rStyle w:val="CommentReference"/>
        </w:rPr>
        <w:annotationRef/>
      </w:r>
      <w:r>
        <w:t>Clarify with a better topic sentence the rational for using p_0</w:t>
      </w:r>
    </w:p>
  </w:comment>
  <w:comment w:id="192" w:author="Michael Colvin" w:date="2018-05-23T10:57:00Z" w:initials="MC">
    <w:p w14:paraId="6CB629A6" w14:textId="1D284DA4" w:rsidR="008A1C3A" w:rsidRDefault="008A1C3A">
      <w:pPr>
        <w:pStyle w:val="CommentText"/>
      </w:pPr>
      <w:r>
        <w:rPr>
          <w:rStyle w:val="CommentReference"/>
        </w:rPr>
        <w:annotationRef/>
      </w:r>
      <w:r>
        <w:t>Not necessary</w:t>
      </w:r>
    </w:p>
  </w:comment>
  <w:comment w:id="193" w:author="Michael Colvin" w:date="2018-05-23T10:59:00Z" w:initials="MC">
    <w:p w14:paraId="2E375B54" w14:textId="292526ED" w:rsidR="008A1C3A" w:rsidRDefault="008A1C3A">
      <w:pPr>
        <w:pStyle w:val="CommentText"/>
      </w:pPr>
      <w:r>
        <w:rPr>
          <w:rStyle w:val="CommentReference"/>
        </w:rPr>
        <w:annotationRef/>
      </w:r>
      <w:r>
        <w:t>First use, define or set up earlier</w:t>
      </w:r>
    </w:p>
  </w:comment>
  <w:comment w:id="198" w:author="Michael Colvin" w:date="2018-05-23T11:01:00Z" w:initials="MC">
    <w:p w14:paraId="78D59D17" w14:textId="076633E1" w:rsidR="008A1C3A" w:rsidRDefault="008A1C3A">
      <w:pPr>
        <w:pStyle w:val="CommentText"/>
      </w:pPr>
      <w:r>
        <w:rPr>
          <w:rStyle w:val="CommentReference"/>
        </w:rPr>
        <w:annotationRef/>
      </w:r>
      <w:r>
        <w:t>This seems like a better topic sentence than the previous</w:t>
      </w:r>
    </w:p>
  </w:comment>
  <w:comment w:id="199" w:author="Michael Colvin" w:date="2018-05-23T11:04:00Z" w:initials="MC">
    <w:p w14:paraId="76E0F37C" w14:textId="4D1C4FCC" w:rsidR="008A1C3A" w:rsidRDefault="008A1C3A">
      <w:pPr>
        <w:pStyle w:val="CommentText"/>
      </w:pPr>
      <w:r>
        <w:rPr>
          <w:rStyle w:val="CommentReference"/>
        </w:rPr>
        <w:annotationRef/>
      </w:r>
      <w:r>
        <w:t xml:space="preserve">Better topic sentence needed here to chacterize what is going on the in paragraph. </w:t>
      </w:r>
    </w:p>
  </w:comment>
  <w:comment w:id="200" w:author="Michael Colvin" w:date="2018-05-23T11:05:00Z" w:initials="MC">
    <w:p w14:paraId="472A283E" w14:textId="5DFB38BE" w:rsidR="002D4DD2" w:rsidRDefault="002D4DD2">
      <w:pPr>
        <w:pStyle w:val="CommentText"/>
      </w:pPr>
      <w:r>
        <w:rPr>
          <w:rStyle w:val="CommentReference"/>
        </w:rPr>
        <w:annotationRef/>
      </w:r>
      <w:r>
        <w:t xml:space="preserve">This is methods do not include results.  </w:t>
      </w:r>
    </w:p>
  </w:comment>
  <w:comment w:id="201" w:author="Michael Colvin" w:date="2018-05-23T11:06:00Z" w:initials="MC">
    <w:p w14:paraId="265B2D4E" w14:textId="31AC0DAE" w:rsidR="002D4DD2" w:rsidRDefault="002D4DD2">
      <w:pPr>
        <w:pStyle w:val="CommentText"/>
      </w:pPr>
      <w:r>
        <w:rPr>
          <w:rStyle w:val="CommentReference"/>
        </w:rPr>
        <w:annotationRef/>
      </w:r>
      <w:r>
        <w:t>Why is this necessary&gt;</w:t>
      </w:r>
    </w:p>
  </w:comment>
  <w:comment w:id="202" w:author="Michael Colvin" w:date="2018-05-23T11:07:00Z" w:initials="MC">
    <w:p w14:paraId="3095AAEC" w14:textId="5ABCC58B" w:rsidR="002D4DD2" w:rsidRDefault="002D4DD2">
      <w:pPr>
        <w:pStyle w:val="CommentText"/>
      </w:pPr>
      <w:r>
        <w:rPr>
          <w:rStyle w:val="CommentReference"/>
        </w:rPr>
        <w:annotationRef/>
      </w:r>
      <w:r>
        <w:t>Unclear how this is methods</w:t>
      </w:r>
    </w:p>
  </w:comment>
  <w:comment w:id="203" w:author="Michael Colvin" w:date="2018-05-23T11:07:00Z" w:initials="MC">
    <w:p w14:paraId="16F35332" w14:textId="4412113C" w:rsidR="002D4DD2" w:rsidRDefault="002D4DD2">
      <w:pPr>
        <w:pStyle w:val="CommentText"/>
      </w:pPr>
      <w:r>
        <w:rPr>
          <w:rStyle w:val="CommentReference"/>
        </w:rPr>
        <w:annotationRef/>
      </w:r>
      <w:r>
        <w:t>This paragraph is redundant with above starting l 25</w:t>
      </w:r>
    </w:p>
  </w:comment>
  <w:comment w:id="204" w:author="Michael Colvin" w:date="2018-05-23T11:09:00Z" w:initials="MC">
    <w:p w14:paraId="6476822F" w14:textId="453EBD39" w:rsidR="002D4DD2" w:rsidRDefault="002D4DD2">
      <w:pPr>
        <w:pStyle w:val="CommentText"/>
      </w:pPr>
      <w:r>
        <w:rPr>
          <w:rStyle w:val="CommentReference"/>
        </w:rPr>
        <w:annotationRef/>
      </w:r>
      <w:r>
        <w:t>Do not use language like this</w:t>
      </w:r>
    </w:p>
  </w:comment>
  <w:comment w:id="205" w:author="Michael Colvin" w:date="2018-05-23T11:09:00Z" w:initials="MC">
    <w:p w14:paraId="0E3A025E" w14:textId="2306DFDF" w:rsidR="002D4DD2" w:rsidRDefault="002D4DD2">
      <w:pPr>
        <w:pStyle w:val="CommentText"/>
      </w:pPr>
      <w:r>
        <w:rPr>
          <w:rStyle w:val="CommentReference"/>
        </w:rPr>
        <w:annotationRef/>
      </w:r>
      <w:r>
        <w:t>Why is this necessary?</w:t>
      </w:r>
    </w:p>
  </w:comment>
  <w:comment w:id="206" w:author="Michael Colvin" w:date="2018-05-23T11:10:00Z" w:initials="MC">
    <w:p w14:paraId="48A8301D" w14:textId="1AA0A102" w:rsidR="002D4DD2" w:rsidRDefault="002D4DD2">
      <w:pPr>
        <w:pStyle w:val="CommentText"/>
      </w:pPr>
      <w:r>
        <w:rPr>
          <w:rStyle w:val="CommentReference"/>
        </w:rPr>
        <w:annotationRef/>
      </w:r>
      <w:r>
        <w:t>Use a better topic sentance</w:t>
      </w:r>
    </w:p>
  </w:comment>
  <w:comment w:id="207" w:author="Michael Colvin" w:date="2018-05-23T11:10:00Z" w:initials="MC">
    <w:p w14:paraId="3B56E9E5" w14:textId="6D29A813" w:rsidR="002D4DD2" w:rsidRDefault="002D4DD2">
      <w:pPr>
        <w:pStyle w:val="CommentText"/>
      </w:pPr>
      <w:r>
        <w:rPr>
          <w:rStyle w:val="CommentReference"/>
        </w:rPr>
        <w:annotationRef/>
      </w:r>
      <w:r>
        <w:t>You discussed the results of this above but this is the first text description of what you actually did.</w:t>
      </w:r>
    </w:p>
  </w:comment>
  <w:comment w:id="208" w:author="Michael Colvin" w:date="2018-05-23T11:11:00Z" w:initials="MC">
    <w:p w14:paraId="262C954D" w14:textId="2F5E5AED" w:rsidR="002D4DD2" w:rsidRDefault="002D4DD2">
      <w:pPr>
        <w:pStyle w:val="CommentText"/>
      </w:pPr>
      <w:r>
        <w:rPr>
          <w:rStyle w:val="CommentReference"/>
        </w:rPr>
        <w:annotationRef/>
      </w:r>
      <w:r>
        <w:t>Minimize and eliminate all uses of modifiers</w:t>
      </w:r>
    </w:p>
  </w:comment>
  <w:comment w:id="209" w:author="Michael Colvin" w:date="2018-05-23T11:13:00Z" w:initials="MC">
    <w:p w14:paraId="1C7C3E9F" w14:textId="7AA1D56F" w:rsidR="002D4DD2" w:rsidRDefault="002D4DD2">
      <w:pPr>
        <w:pStyle w:val="CommentText"/>
      </w:pPr>
      <w:r>
        <w:rPr>
          <w:rStyle w:val="CommentReference"/>
        </w:rPr>
        <w:annotationRef/>
      </w:r>
      <w:r>
        <w:t>This is unclear and not sure why it is necessary.</w:t>
      </w:r>
    </w:p>
  </w:comment>
  <w:comment w:id="210" w:author="Michael Colvin" w:date="2018-05-23T11:14:00Z" w:initials="MC">
    <w:p w14:paraId="3BC0D422" w14:textId="7595E43D" w:rsidR="002D4DD2" w:rsidRDefault="002D4DD2">
      <w:pPr>
        <w:pStyle w:val="CommentText"/>
      </w:pPr>
      <w:r>
        <w:rPr>
          <w:rStyle w:val="CommentReference"/>
        </w:rPr>
        <w:annotationRef/>
      </w:r>
      <w:r>
        <w:t>Shouldn’t this be covered in the description of the influence diagram?</w:t>
      </w:r>
    </w:p>
  </w:comment>
  <w:comment w:id="211" w:author="Michael Colvin" w:date="2018-05-23T11:15:00Z" w:initials="MC">
    <w:p w14:paraId="5EEFC6F1" w14:textId="74D394B8" w:rsidR="001D162F" w:rsidRDefault="001D162F">
      <w:pPr>
        <w:pStyle w:val="CommentText"/>
      </w:pPr>
      <w:r>
        <w:rPr>
          <w:rStyle w:val="CommentReference"/>
        </w:rPr>
        <w:annotationRef/>
      </w:r>
      <w:r>
        <w:t>This seems all redundent with above</w:t>
      </w:r>
    </w:p>
  </w:comment>
  <w:comment w:id="212" w:author="sara reynolds" w:date="2018-05-22T14:46:00Z" w:initials="sr">
    <w:p w14:paraId="1478EBD7" w14:textId="48BE79A4" w:rsidR="008A1C3A" w:rsidRDefault="008A1C3A">
      <w:pPr>
        <w:pStyle w:val="CommentText"/>
      </w:pPr>
      <w:r>
        <w:rPr>
          <w:rStyle w:val="CommentReference"/>
        </w:rPr>
        <w:annotationRef/>
      </w:r>
      <w:r>
        <w:t>Condense</w:t>
      </w:r>
    </w:p>
  </w:comment>
  <w:comment w:id="215" w:author="Michael Colvin" w:date="2018-05-23T11:15:00Z" w:initials="MC">
    <w:p w14:paraId="7031B088" w14:textId="07F719B1" w:rsidR="001D162F" w:rsidRDefault="001D162F">
      <w:pPr>
        <w:pStyle w:val="CommentText"/>
      </w:pPr>
      <w:r>
        <w:rPr>
          <w:rStyle w:val="CommentReference"/>
        </w:rPr>
        <w:annotationRef/>
      </w:r>
      <w:r>
        <w:t xml:space="preserve">Move this to before the methods, will become the last paragraph of the introduction. </w:t>
      </w:r>
    </w:p>
  </w:comment>
  <w:comment w:id="257" w:author="Michael Colvin" w:date="2018-05-23T11:17:00Z" w:initials="MC">
    <w:p w14:paraId="5B1CB44E" w14:textId="460ED76B" w:rsidR="001D162F" w:rsidRDefault="001D162F">
      <w:pPr>
        <w:pStyle w:val="CommentText"/>
      </w:pPr>
      <w:r>
        <w:rPr>
          <w:rStyle w:val="CommentReference"/>
        </w:rPr>
        <w:annotationRef/>
      </w:r>
      <w:r>
        <w:t>Does not jive with study objectives.</w:t>
      </w:r>
    </w:p>
  </w:comment>
  <w:comment w:id="258" w:author="Michael Colvin" w:date="2018-05-14T13:02:00Z" w:initials="MC">
    <w:p w14:paraId="0F13379C" w14:textId="77777777" w:rsidR="008A1C3A" w:rsidRDefault="008A1C3A" w:rsidP="003E2AAC">
      <w:pPr>
        <w:pStyle w:val="CommentText"/>
      </w:pPr>
      <w:r>
        <w:rPr>
          <w:rStyle w:val="CommentReference"/>
        </w:rPr>
        <w:annotationRef/>
      </w:r>
      <w:r>
        <w:t>This is getting into senstivity analysis.</w:t>
      </w:r>
    </w:p>
  </w:comment>
  <w:comment w:id="259" w:author="Michael Colvin" w:date="2018-05-23T11:17:00Z" w:initials="MC">
    <w:p w14:paraId="08C25004" w14:textId="55227100" w:rsidR="001D162F" w:rsidRDefault="001D162F">
      <w:pPr>
        <w:pStyle w:val="CommentText"/>
      </w:pPr>
      <w:r>
        <w:rPr>
          <w:rStyle w:val="CommentReference"/>
        </w:rPr>
        <w:annotationRef/>
      </w:r>
      <w:r>
        <w:t>Make these heading flow with objectives</w:t>
      </w:r>
    </w:p>
  </w:comment>
  <w:comment w:id="260" w:author="Michael Colvin" w:date="2018-05-14T12:06:00Z" w:initials="MC">
    <w:p w14:paraId="6F492433" w14:textId="77777777" w:rsidR="008A1C3A" w:rsidRDefault="008A1C3A" w:rsidP="00930E2D">
      <w:pPr>
        <w:pStyle w:val="CommentText"/>
      </w:pPr>
      <w:r>
        <w:rPr>
          <w:rStyle w:val="CommentReference"/>
        </w:rPr>
        <w:annotationRef/>
      </w:r>
      <w:r>
        <w:t xml:space="preserve">This level of results resolution will likely be moved to supplemental information. </w:t>
      </w:r>
    </w:p>
    <w:p w14:paraId="63FEB222" w14:textId="77777777" w:rsidR="008A1C3A" w:rsidRDefault="008A1C3A" w:rsidP="00930E2D">
      <w:pPr>
        <w:pStyle w:val="CommentText"/>
      </w:pPr>
    </w:p>
    <w:p w14:paraId="3D04BB10" w14:textId="77777777" w:rsidR="008A1C3A" w:rsidRDefault="008A1C3A" w:rsidP="00930E2D">
      <w:pPr>
        <w:pStyle w:val="CommentText"/>
      </w:pPr>
    </w:p>
  </w:comment>
  <w:comment w:id="261" w:author="Michael Colvin" w:date="2018-05-14T13:05:00Z" w:initials="MC">
    <w:p w14:paraId="79892030" w14:textId="77777777" w:rsidR="008A1C3A" w:rsidRDefault="008A1C3A" w:rsidP="00930E2D">
      <w:pPr>
        <w:pStyle w:val="CommentText"/>
      </w:pPr>
      <w:r>
        <w:rPr>
          <w:rStyle w:val="CommentReference"/>
        </w:rPr>
        <w:annotationRef/>
      </w:r>
      <w:r>
        <w:t>Overall interest in a manuscript is not going to be going through each objective, but on the overall results, i.e., what design, gears, and so on were optimal.</w:t>
      </w:r>
    </w:p>
  </w:comment>
  <w:comment w:id="262" w:author="Michael Colvin" w:date="2018-05-23T11:18:00Z" w:initials="MC">
    <w:p w14:paraId="4DACAC5E" w14:textId="14E4BD4B" w:rsidR="001D162F" w:rsidRDefault="001D162F">
      <w:pPr>
        <w:pStyle w:val="CommentText"/>
      </w:pPr>
      <w:r>
        <w:rPr>
          <w:rStyle w:val="CommentReference"/>
        </w:rPr>
        <w:annotationRef/>
      </w:r>
      <w:r>
        <w:t xml:space="preserve">Add gear specific effort to the table. </w:t>
      </w:r>
    </w:p>
    <w:p w14:paraId="263E9BE6" w14:textId="6A17513A" w:rsidR="001D162F" w:rsidRDefault="001D162F">
      <w:pPr>
        <w:pStyle w:val="CommentText"/>
      </w:pPr>
      <w:r>
        <w:t>Move to supplental information</w:t>
      </w:r>
    </w:p>
  </w:comment>
  <w:comment w:id="264" w:author="sara reynolds" w:date="2018-05-22T15:01:00Z" w:initials="sr">
    <w:p w14:paraId="75BB0DC3" w14:textId="12CC0C3B" w:rsidR="008A1C3A" w:rsidRDefault="008A1C3A">
      <w:pPr>
        <w:pStyle w:val="CommentText"/>
      </w:pPr>
      <w:r>
        <w:rPr>
          <w:rStyle w:val="CommentReference"/>
        </w:rPr>
        <w:annotationRef/>
      </w:r>
      <w:r>
        <w:t>Add $q_{med}$ and $\sigma_g$ notation to figures 1-6, where appropriate.</w:t>
      </w:r>
    </w:p>
  </w:comment>
  <w:comment w:id="265" w:author="Michael Colvin" w:date="2018-05-23T11:19:00Z" w:initials="MC">
    <w:p w14:paraId="7BDF2022" w14:textId="008FE27D" w:rsidR="001D162F" w:rsidRDefault="001D162F">
      <w:pPr>
        <w:pStyle w:val="CommentText"/>
      </w:pPr>
      <w:r>
        <w:rPr>
          <w:rStyle w:val="CommentReference"/>
        </w:rPr>
        <w:annotationRef/>
      </w:r>
      <w:r>
        <w:t>Move to supplemental informatoin</w:t>
      </w:r>
    </w:p>
  </w:comment>
  <w:comment w:id="267" w:author="Michael Colvin" w:date="2018-05-23T11:19:00Z" w:initials="MC">
    <w:p w14:paraId="1DC3892C" w14:textId="77777777" w:rsidR="001D162F" w:rsidRDefault="001D162F">
      <w:pPr>
        <w:pStyle w:val="CommentText"/>
      </w:pPr>
      <w:r>
        <w:rPr>
          <w:rStyle w:val="CommentReference"/>
        </w:rPr>
        <w:annotationRef/>
      </w:r>
      <w:r>
        <w:t>Same as above</w:t>
      </w:r>
    </w:p>
    <w:p w14:paraId="50DF5073" w14:textId="37B7B5BB" w:rsidR="001D162F" w:rsidRDefault="001D162F">
      <w:pPr>
        <w:pStyle w:val="CommentText"/>
      </w:pPr>
    </w:p>
  </w:comment>
  <w:comment w:id="269" w:author="Michael Colvin" w:date="2018-05-23T11:19:00Z" w:initials="MC">
    <w:p w14:paraId="7CF137EC" w14:textId="4992DE08" w:rsidR="001D162F" w:rsidRDefault="001D162F">
      <w:pPr>
        <w:pStyle w:val="CommentText"/>
      </w:pPr>
      <w:r>
        <w:rPr>
          <w:rStyle w:val="CommentReference"/>
        </w:rPr>
        <w:annotationRef/>
      </w:r>
      <w:r>
        <w:t>Sup info for this and all remaining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C3D327" w15:done="0"/>
  <w15:commentEx w15:paraId="2B1FB3AF" w15:done="0"/>
  <w15:commentEx w15:paraId="6CB629A6" w15:done="0"/>
  <w15:commentEx w15:paraId="2E375B54" w15:done="0"/>
  <w15:commentEx w15:paraId="78D59D17" w15:done="0"/>
  <w15:commentEx w15:paraId="76E0F37C" w15:done="0"/>
  <w15:commentEx w15:paraId="472A283E" w15:done="0"/>
  <w15:commentEx w15:paraId="265B2D4E" w15:done="0"/>
  <w15:commentEx w15:paraId="3095AAEC" w15:done="0"/>
  <w15:commentEx w15:paraId="16F35332" w15:done="0"/>
  <w15:commentEx w15:paraId="6476822F" w15:done="0"/>
  <w15:commentEx w15:paraId="0E3A025E" w15:done="0"/>
  <w15:commentEx w15:paraId="48A8301D" w15:done="0"/>
  <w15:commentEx w15:paraId="3B56E9E5" w15:done="0"/>
  <w15:commentEx w15:paraId="262C954D" w15:done="0"/>
  <w15:commentEx w15:paraId="1C7C3E9F" w15:done="0"/>
  <w15:commentEx w15:paraId="3BC0D422" w15:done="0"/>
  <w15:commentEx w15:paraId="5EEFC6F1" w15:done="0"/>
  <w15:commentEx w15:paraId="1478EBD7" w15:done="0"/>
  <w15:commentEx w15:paraId="7031B088" w15:done="0"/>
  <w15:commentEx w15:paraId="5B1CB44E" w15:done="0"/>
  <w15:commentEx w15:paraId="0F13379C" w15:done="0"/>
  <w15:commentEx w15:paraId="08C25004" w15:done="0"/>
  <w15:commentEx w15:paraId="3D04BB10" w15:done="0"/>
  <w15:commentEx w15:paraId="79892030" w15:done="0"/>
  <w15:commentEx w15:paraId="263E9BE6" w15:done="0"/>
  <w15:commentEx w15:paraId="75BB0DC3" w15:done="0"/>
  <w15:commentEx w15:paraId="7BDF2022" w15:done="0"/>
  <w15:commentEx w15:paraId="50DF5073" w15:done="0"/>
  <w15:commentEx w15:paraId="7CF137E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FC657" w14:textId="77777777" w:rsidR="00940BDD" w:rsidRDefault="00940BDD">
      <w:r>
        <w:separator/>
      </w:r>
    </w:p>
  </w:endnote>
  <w:endnote w:type="continuationSeparator" w:id="0">
    <w:p w14:paraId="413ADF78" w14:textId="77777777" w:rsidR="00940BDD" w:rsidRDefault="00940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Zapf Chancery">
    <w:altName w:val="Monotype Corsiv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799C9" w14:textId="77777777" w:rsidR="008A1C3A" w:rsidRDefault="008A1C3A">
    <w:pPr>
      <w:widowControl w:val="0"/>
      <w:jc w:val="center"/>
    </w:pPr>
    <w:r>
      <w:pgNum/>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9EB45" w14:textId="77777777" w:rsidR="00940BDD" w:rsidRDefault="00940BDD">
      <w:r>
        <w:separator/>
      </w:r>
    </w:p>
  </w:footnote>
  <w:footnote w:type="continuationSeparator" w:id="0">
    <w:p w14:paraId="688BE330" w14:textId="77777777" w:rsidR="00940BDD" w:rsidRDefault="00940B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4960"/>
    <w:multiLevelType w:val="hybridMultilevel"/>
    <w:tmpl w:val="2FF67A98"/>
    <w:lvl w:ilvl="0" w:tplc="64ACBB54">
      <w:numFmt w:val="bullet"/>
      <w:lvlText w:val="•"/>
      <w:lvlJc w:val="left"/>
      <w:pPr>
        <w:ind w:left="1260" w:hanging="360"/>
      </w:pPr>
      <w:rPr>
        <w:rFonts w:ascii="Times New Roman" w:eastAsiaTheme="minorEastAsia"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2B25635C"/>
    <w:multiLevelType w:val="hybridMultilevel"/>
    <w:tmpl w:val="94062E76"/>
    <w:lvl w:ilvl="0" w:tplc="F844F4C4">
      <w:numFmt w:val="bullet"/>
      <w:lvlText w:val="•"/>
      <w:lvlJc w:val="left"/>
      <w:pPr>
        <w:ind w:left="660" w:hanging="360"/>
      </w:pPr>
      <w:rPr>
        <w:rFonts w:ascii="Times New Roman" w:eastAsiaTheme="minorEastAsia"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 w15:restartNumberingAfterBreak="0">
    <w:nsid w:val="30532D6E"/>
    <w:multiLevelType w:val="hybridMultilevel"/>
    <w:tmpl w:val="36FCF474"/>
    <w:lvl w:ilvl="0" w:tplc="04090001">
      <w:start w:val="1"/>
      <w:numFmt w:val="bullet"/>
      <w:lvlText w:val=""/>
      <w:lvlJc w:val="left"/>
      <w:pPr>
        <w:ind w:left="1020" w:hanging="360"/>
      </w:pPr>
      <w:rPr>
        <w:rFonts w:ascii="Symbol" w:hAnsi="Symbol" w:hint="default"/>
      </w:rPr>
    </w:lvl>
    <w:lvl w:ilvl="1" w:tplc="C4265BBE">
      <w:numFmt w:val="bullet"/>
      <w:lvlText w:val="•"/>
      <w:lvlJc w:val="left"/>
      <w:pPr>
        <w:ind w:left="1740" w:hanging="360"/>
      </w:pPr>
      <w:rPr>
        <w:rFonts w:ascii="Times New Roman" w:eastAsiaTheme="minorEastAsia" w:hAnsi="Times New Roman" w:cs="Times New Roman"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 w15:restartNumberingAfterBreak="0">
    <w:nsid w:val="34FE29AD"/>
    <w:multiLevelType w:val="hybridMultilevel"/>
    <w:tmpl w:val="09A44614"/>
    <w:lvl w:ilvl="0" w:tplc="04090003">
      <w:start w:val="1"/>
      <w:numFmt w:val="bullet"/>
      <w:lvlText w:val="o"/>
      <w:lvlJc w:val="left"/>
      <w:pPr>
        <w:ind w:left="162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3A563813"/>
    <w:multiLevelType w:val="hybridMultilevel"/>
    <w:tmpl w:val="114C0940"/>
    <w:lvl w:ilvl="0" w:tplc="C09232EC">
      <w:numFmt w:val="bullet"/>
      <w:lvlText w:val="•"/>
      <w:lvlJc w:val="left"/>
      <w:pPr>
        <w:ind w:left="660" w:hanging="360"/>
      </w:pPr>
      <w:rPr>
        <w:rFonts w:ascii="Times New Roman" w:eastAsiaTheme="minorEastAsia"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5" w15:restartNumberingAfterBreak="0">
    <w:nsid w:val="3F822745"/>
    <w:multiLevelType w:val="hybridMultilevel"/>
    <w:tmpl w:val="70107E6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475F4668"/>
    <w:multiLevelType w:val="hybridMultilevel"/>
    <w:tmpl w:val="9564B5B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4AEE5F11"/>
    <w:multiLevelType w:val="hybridMultilevel"/>
    <w:tmpl w:val="A746DCAC"/>
    <w:lvl w:ilvl="0" w:tplc="04090003">
      <w:start w:val="1"/>
      <w:numFmt w:val="bullet"/>
      <w:lvlText w:val="o"/>
      <w:lvlJc w:val="left"/>
      <w:pPr>
        <w:ind w:left="162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4C3A13A8"/>
    <w:multiLevelType w:val="multilevel"/>
    <w:tmpl w:val="0409001D"/>
    <w:lvl w:ilvl="0">
      <w:start w:val="1"/>
      <w:numFmt w:val="decimal"/>
      <w:lvlText w:val="%1)"/>
      <w:lvlJc w:val="left"/>
      <w:pPr>
        <w:ind w:left="0" w:hanging="360"/>
      </w:pPr>
    </w:lvl>
    <w:lvl w:ilvl="1">
      <w:start w:val="1"/>
      <w:numFmt w:val="lowerLetter"/>
      <w:lvlText w:val="%2)"/>
      <w:lvlJc w:val="left"/>
      <w:pPr>
        <w:ind w:left="360" w:hanging="360"/>
      </w:pPr>
    </w:lvl>
    <w:lvl w:ilvl="2">
      <w:start w:val="1"/>
      <w:numFmt w:val="lowerRoman"/>
      <w:lvlText w:val="%3)"/>
      <w:lvlJc w:val="left"/>
      <w:pPr>
        <w:ind w:left="720" w:hanging="360"/>
      </w:pPr>
    </w:lvl>
    <w:lvl w:ilvl="3">
      <w:start w:val="1"/>
      <w:numFmt w:val="decimal"/>
      <w:lvlText w:val="(%4)"/>
      <w:lvlJc w:val="left"/>
      <w:pPr>
        <w:ind w:left="1080" w:hanging="360"/>
      </w:pPr>
    </w:lvl>
    <w:lvl w:ilvl="4">
      <w:start w:val="1"/>
      <w:numFmt w:val="lowerLetter"/>
      <w:lvlText w:val="(%5)"/>
      <w:lvlJc w:val="left"/>
      <w:pPr>
        <w:ind w:left="1440" w:hanging="360"/>
      </w:pPr>
    </w:lvl>
    <w:lvl w:ilvl="5">
      <w:start w:val="1"/>
      <w:numFmt w:val="lowerRoman"/>
      <w:lvlText w:val="(%6)"/>
      <w:lvlJc w:val="left"/>
      <w:pPr>
        <w:ind w:left="1800" w:hanging="360"/>
      </w:pPr>
    </w:lvl>
    <w:lvl w:ilvl="6">
      <w:start w:val="1"/>
      <w:numFmt w:val="decimal"/>
      <w:lvlText w:val="%7."/>
      <w:lvlJc w:val="left"/>
      <w:pPr>
        <w:ind w:left="2160" w:hanging="360"/>
      </w:pPr>
    </w:lvl>
    <w:lvl w:ilvl="7">
      <w:start w:val="1"/>
      <w:numFmt w:val="lowerLetter"/>
      <w:lvlText w:val="%8."/>
      <w:lvlJc w:val="left"/>
      <w:pPr>
        <w:ind w:left="2520" w:hanging="360"/>
      </w:pPr>
    </w:lvl>
    <w:lvl w:ilvl="8">
      <w:start w:val="1"/>
      <w:numFmt w:val="lowerRoman"/>
      <w:lvlText w:val="%9."/>
      <w:lvlJc w:val="left"/>
      <w:pPr>
        <w:ind w:left="2880" w:hanging="360"/>
      </w:pPr>
    </w:lvl>
  </w:abstractNum>
  <w:abstractNum w:abstractNumId="9" w15:restartNumberingAfterBreak="0">
    <w:nsid w:val="722418FA"/>
    <w:multiLevelType w:val="hybridMultilevel"/>
    <w:tmpl w:val="ACCA4D4E"/>
    <w:lvl w:ilvl="0" w:tplc="04090003">
      <w:start w:val="1"/>
      <w:numFmt w:val="bullet"/>
      <w:lvlText w:val="o"/>
      <w:lvlJc w:val="left"/>
      <w:pPr>
        <w:ind w:left="162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6"/>
  </w:num>
  <w:num w:numId="2">
    <w:abstractNumId w:val="0"/>
  </w:num>
  <w:num w:numId="3">
    <w:abstractNumId w:val="5"/>
  </w:num>
  <w:num w:numId="4">
    <w:abstractNumId w:val="4"/>
  </w:num>
  <w:num w:numId="5">
    <w:abstractNumId w:val="2"/>
  </w:num>
  <w:num w:numId="6">
    <w:abstractNumId w:val="1"/>
  </w:num>
  <w:num w:numId="7">
    <w:abstractNumId w:val="9"/>
  </w:num>
  <w:num w:numId="8">
    <w:abstractNumId w:val="7"/>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Colvin">
    <w15:presenceInfo w15:providerId="AD" w15:userId="S-1-5-21-290203447-1750990111-1850594823-12209"/>
  </w15:person>
  <w15:person w15:author="Michael Colvin [2]">
    <w15:presenceInfo w15:providerId="AD" w15:userId="S-1-5-21-290203447-1750990111-1850594823-12209"/>
  </w15:person>
  <w15:person w15:author="sara reynolds">
    <w15:presenceInfo w15:providerId="None" w15:userId="sara reynol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1MzYwNjcwMLA0NzBV0lEKTi0uzszPAykwrAUAkdsT1iwAAAA="/>
  </w:docVars>
  <w:rsids>
    <w:rsidRoot w:val="00A87935"/>
    <w:rsid w:val="000A7492"/>
    <w:rsid w:val="001553DF"/>
    <w:rsid w:val="001D162F"/>
    <w:rsid w:val="00233364"/>
    <w:rsid w:val="00263180"/>
    <w:rsid w:val="002D4DD2"/>
    <w:rsid w:val="003526CF"/>
    <w:rsid w:val="00360CF4"/>
    <w:rsid w:val="003D6585"/>
    <w:rsid w:val="003E2AAC"/>
    <w:rsid w:val="00420258"/>
    <w:rsid w:val="00424344"/>
    <w:rsid w:val="004A1618"/>
    <w:rsid w:val="004C1DA6"/>
    <w:rsid w:val="006442A7"/>
    <w:rsid w:val="006C0CB2"/>
    <w:rsid w:val="00773E54"/>
    <w:rsid w:val="008A1C3A"/>
    <w:rsid w:val="00930E2D"/>
    <w:rsid w:val="00940BDD"/>
    <w:rsid w:val="009D01BD"/>
    <w:rsid w:val="00A87935"/>
    <w:rsid w:val="00AE4E9A"/>
    <w:rsid w:val="00B10BD9"/>
    <w:rsid w:val="00B26D22"/>
    <w:rsid w:val="00C921B1"/>
    <w:rsid w:val="00D170FD"/>
    <w:rsid w:val="00E07562"/>
    <w:rsid w:val="00E81AE0"/>
    <w:rsid w:val="00EF1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6B14092"/>
  <w14:defaultImageDpi w14:val="96"/>
  <w15:docId w15:val="{9604CA22-400A-48C4-B1A4-3F3DD8C9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6Char">
    <w:name w:val="Heading 6 Char"/>
    <w:basedOn w:val="DefaultParagraphFont"/>
    <w:link w:val="Heading6"/>
    <w:uiPriority w:val="9"/>
    <w:semiHidden/>
    <w:rPr>
      <w:b/>
      <w:bCs/>
      <w:noProof/>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rFonts w:ascii="Times New Roman" w:hAnsi="Times New Roman" w:cs="Times New Roman"/>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rFonts w:ascii="Times New Roman" w:hAnsi="Times New Roman" w:cs="Times New Roman"/>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rFonts w:ascii="Times New Roman" w:hAnsi="Times New Roman" w:cs="Times New Roman"/>
      <w:i/>
      <w:iCs/>
      <w:noProof/>
      <w:color w:val="404040" w:themeColor="text1" w:themeTint="BF"/>
      <w:sz w:val="24"/>
      <w:szCs w:val="24"/>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rFonts w:ascii="Times New Roman" w:hAnsi="Times New Roman" w:cs="Times New Roman"/>
      <w:noProof/>
      <w:sz w:val="20"/>
      <w:szCs w:val="20"/>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character" w:styleId="CommentReference">
    <w:name w:val="annotation reference"/>
    <w:uiPriority w:val="99"/>
    <w:semiHidden/>
    <w:unhideWhenUsed/>
    <w:rsid w:val="003E2AAC"/>
    <w:rPr>
      <w:sz w:val="16"/>
      <w:szCs w:val="16"/>
    </w:rPr>
  </w:style>
  <w:style w:type="paragraph" w:styleId="CommentText">
    <w:name w:val="annotation text"/>
    <w:basedOn w:val="Normal"/>
    <w:link w:val="CommentTextChar"/>
    <w:uiPriority w:val="99"/>
    <w:semiHidden/>
    <w:unhideWhenUsed/>
    <w:rsid w:val="003E2AAC"/>
    <w:rPr>
      <w:sz w:val="20"/>
      <w:szCs w:val="20"/>
    </w:rPr>
  </w:style>
  <w:style w:type="character" w:customStyle="1" w:styleId="CommentTextChar">
    <w:name w:val="Comment Text Char"/>
    <w:basedOn w:val="DefaultParagraphFont"/>
    <w:link w:val="CommentText"/>
    <w:uiPriority w:val="99"/>
    <w:semiHidden/>
    <w:rsid w:val="003E2AAC"/>
    <w:rPr>
      <w:rFonts w:ascii="Times New Roman" w:hAnsi="Times New Roman" w:cs="Times New Roman"/>
      <w:noProof/>
      <w:sz w:val="20"/>
      <w:szCs w:val="20"/>
    </w:rPr>
  </w:style>
  <w:style w:type="paragraph" w:styleId="BalloonText">
    <w:name w:val="Balloon Text"/>
    <w:basedOn w:val="Normal"/>
    <w:link w:val="BalloonTextChar"/>
    <w:uiPriority w:val="99"/>
    <w:semiHidden/>
    <w:unhideWhenUsed/>
    <w:rsid w:val="003E2A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AAC"/>
    <w:rPr>
      <w:rFonts w:ascii="Segoe UI" w:hAnsi="Segoe UI" w:cs="Segoe UI"/>
      <w:noProof/>
      <w:sz w:val="18"/>
      <w:szCs w:val="18"/>
    </w:rPr>
  </w:style>
  <w:style w:type="paragraph" w:styleId="CommentSubject">
    <w:name w:val="annotation subject"/>
    <w:basedOn w:val="CommentText"/>
    <w:next w:val="CommentText"/>
    <w:link w:val="CommentSubjectChar"/>
    <w:uiPriority w:val="99"/>
    <w:semiHidden/>
    <w:unhideWhenUsed/>
    <w:rsid w:val="00E81AE0"/>
    <w:rPr>
      <w:b/>
      <w:bCs/>
    </w:rPr>
  </w:style>
  <w:style w:type="character" w:customStyle="1" w:styleId="CommentSubjectChar">
    <w:name w:val="Comment Subject Char"/>
    <w:basedOn w:val="CommentTextChar"/>
    <w:link w:val="CommentSubject"/>
    <w:uiPriority w:val="99"/>
    <w:semiHidden/>
    <w:rsid w:val="00E81AE0"/>
    <w:rPr>
      <w:rFonts w:ascii="Times New Roman" w:hAnsi="Times New Roman" w:cs="Times New Roman"/>
      <w:b/>
      <w:bCs/>
      <w:noProof/>
      <w:sz w:val="20"/>
      <w:szCs w:val="20"/>
    </w:rPr>
  </w:style>
  <w:style w:type="character" w:styleId="LineNumber">
    <w:name w:val="line number"/>
    <w:basedOn w:val="DefaultParagraphFont"/>
    <w:uiPriority w:val="99"/>
    <w:semiHidden/>
    <w:unhideWhenUsed/>
    <w:rsid w:val="002D4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5.wmf"/><Relationship Id="rId42" Type="http://schemas.openxmlformats.org/officeDocument/2006/relationships/oleObject" Target="embeddings/oleObject25.bin"/><Relationship Id="rId47" Type="http://schemas.openxmlformats.org/officeDocument/2006/relationships/oleObject" Target="embeddings/oleObject30.bin"/><Relationship Id="rId63" Type="http://schemas.openxmlformats.org/officeDocument/2006/relationships/oleObject" Target="embeddings/oleObject45.bin"/><Relationship Id="rId68" Type="http://schemas.openxmlformats.org/officeDocument/2006/relationships/oleObject" Target="embeddings/oleObject49.bin"/><Relationship Id="rId84" Type="http://schemas.openxmlformats.org/officeDocument/2006/relationships/oleObject" Target="embeddings/oleObject61.bin"/><Relationship Id="rId89" Type="http://schemas.openxmlformats.org/officeDocument/2006/relationships/image" Target="media/image17.emf"/><Relationship Id="rId112"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26.emf"/><Relationship Id="rId11" Type="http://schemas.openxmlformats.org/officeDocument/2006/relationships/oleObject" Target="embeddings/oleObject1.bin"/><Relationship Id="rId32" Type="http://schemas.openxmlformats.org/officeDocument/2006/relationships/oleObject" Target="embeddings/oleObject15.bin"/><Relationship Id="rId37" Type="http://schemas.openxmlformats.org/officeDocument/2006/relationships/oleObject" Target="embeddings/oleObject20.bin"/><Relationship Id="rId53" Type="http://schemas.openxmlformats.org/officeDocument/2006/relationships/oleObject" Target="embeddings/oleObject36.bin"/><Relationship Id="rId58" Type="http://schemas.openxmlformats.org/officeDocument/2006/relationships/oleObject" Target="embeddings/oleObject40.bin"/><Relationship Id="rId74" Type="http://schemas.openxmlformats.org/officeDocument/2006/relationships/oleObject" Target="embeddings/oleObject53.bin"/><Relationship Id="rId79" Type="http://schemas.openxmlformats.org/officeDocument/2006/relationships/oleObject" Target="embeddings/oleObject57.bin"/><Relationship Id="rId102" Type="http://schemas.openxmlformats.org/officeDocument/2006/relationships/oleObject" Target="embeddings/oleObject70.bin"/><Relationship Id="rId5" Type="http://schemas.openxmlformats.org/officeDocument/2006/relationships/webSettings" Target="webSettings.xml"/><Relationship Id="rId90" Type="http://schemas.openxmlformats.org/officeDocument/2006/relationships/oleObject" Target="embeddings/oleObject64.bin"/><Relationship Id="rId95" Type="http://schemas.openxmlformats.org/officeDocument/2006/relationships/image" Target="media/image20.emf"/><Relationship Id="rId22" Type="http://schemas.openxmlformats.org/officeDocument/2006/relationships/oleObject" Target="embeddings/oleObject8.bin"/><Relationship Id="rId27" Type="http://schemas.openxmlformats.org/officeDocument/2006/relationships/image" Target="media/image7.wmf"/><Relationship Id="rId43" Type="http://schemas.openxmlformats.org/officeDocument/2006/relationships/oleObject" Target="embeddings/oleObject26.bin"/><Relationship Id="rId48" Type="http://schemas.openxmlformats.org/officeDocument/2006/relationships/oleObject" Target="embeddings/oleObject31.bin"/><Relationship Id="rId64" Type="http://schemas.openxmlformats.org/officeDocument/2006/relationships/oleObject" Target="embeddings/oleObject46.bin"/><Relationship Id="rId69" Type="http://schemas.openxmlformats.org/officeDocument/2006/relationships/image" Target="media/image11.emf"/><Relationship Id="rId80" Type="http://schemas.openxmlformats.org/officeDocument/2006/relationships/oleObject" Target="embeddings/oleObject58.bin"/><Relationship Id="rId85" Type="http://schemas.openxmlformats.org/officeDocument/2006/relationships/image" Target="media/image15.emf"/><Relationship Id="rId12" Type="http://schemas.openxmlformats.org/officeDocument/2006/relationships/image" Target="media/image2.wmf"/><Relationship Id="rId17" Type="http://schemas.openxmlformats.org/officeDocument/2006/relationships/image" Target="media/image4.wmf"/><Relationship Id="rId33" Type="http://schemas.openxmlformats.org/officeDocument/2006/relationships/oleObject" Target="embeddings/oleObject16.bin"/><Relationship Id="rId38" Type="http://schemas.openxmlformats.org/officeDocument/2006/relationships/oleObject" Target="embeddings/oleObject21.bin"/><Relationship Id="rId59" Type="http://schemas.openxmlformats.org/officeDocument/2006/relationships/oleObject" Target="embeddings/oleObject41.bin"/><Relationship Id="rId103" Type="http://schemas.openxmlformats.org/officeDocument/2006/relationships/image" Target="media/image24.emf"/><Relationship Id="rId108" Type="http://schemas.openxmlformats.org/officeDocument/2006/relationships/oleObject" Target="embeddings/oleObject73.bin"/><Relationship Id="rId54" Type="http://schemas.openxmlformats.org/officeDocument/2006/relationships/oleObject" Target="embeddings/oleObject37.bin"/><Relationship Id="rId70" Type="http://schemas.openxmlformats.org/officeDocument/2006/relationships/oleObject" Target="embeddings/oleObject50.bin"/><Relationship Id="rId75" Type="http://schemas.openxmlformats.org/officeDocument/2006/relationships/oleObject" Target="embeddings/oleObject54.bin"/><Relationship Id="rId91" Type="http://schemas.openxmlformats.org/officeDocument/2006/relationships/image" Target="media/image18.emf"/><Relationship Id="rId96"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6.wmf"/><Relationship Id="rId28" Type="http://schemas.openxmlformats.org/officeDocument/2006/relationships/oleObject" Target="embeddings/oleObject12.bin"/><Relationship Id="rId36" Type="http://schemas.openxmlformats.org/officeDocument/2006/relationships/oleObject" Target="embeddings/oleObject19.bin"/><Relationship Id="rId49" Type="http://schemas.openxmlformats.org/officeDocument/2006/relationships/oleObject" Target="embeddings/oleObject32.bin"/><Relationship Id="rId57" Type="http://schemas.openxmlformats.org/officeDocument/2006/relationships/oleObject" Target="embeddings/oleObject39.bin"/><Relationship Id="rId106" Type="http://schemas.openxmlformats.org/officeDocument/2006/relationships/oleObject" Target="embeddings/oleObject72.bin"/><Relationship Id="rId10" Type="http://schemas.openxmlformats.org/officeDocument/2006/relationships/image" Target="media/image1.wmf"/><Relationship Id="rId31" Type="http://schemas.openxmlformats.org/officeDocument/2006/relationships/oleObject" Target="embeddings/oleObject14.bin"/><Relationship Id="rId44" Type="http://schemas.openxmlformats.org/officeDocument/2006/relationships/oleObject" Target="embeddings/oleObject27.bin"/><Relationship Id="rId52" Type="http://schemas.openxmlformats.org/officeDocument/2006/relationships/oleObject" Target="embeddings/oleObject35.bin"/><Relationship Id="rId60" Type="http://schemas.openxmlformats.org/officeDocument/2006/relationships/oleObject" Target="embeddings/oleObject42.bin"/><Relationship Id="rId65" Type="http://schemas.openxmlformats.org/officeDocument/2006/relationships/image" Target="media/image10.emf"/><Relationship Id="rId73" Type="http://schemas.openxmlformats.org/officeDocument/2006/relationships/image" Target="media/image12.emf"/><Relationship Id="rId78" Type="http://schemas.openxmlformats.org/officeDocument/2006/relationships/oleObject" Target="embeddings/oleObject56.bin"/><Relationship Id="rId81" Type="http://schemas.openxmlformats.org/officeDocument/2006/relationships/image" Target="media/image14.emf"/><Relationship Id="rId86" Type="http://schemas.openxmlformats.org/officeDocument/2006/relationships/oleObject" Target="embeddings/oleObject62.bin"/><Relationship Id="rId94" Type="http://schemas.openxmlformats.org/officeDocument/2006/relationships/oleObject" Target="embeddings/oleObject66.bin"/><Relationship Id="rId99" Type="http://schemas.openxmlformats.org/officeDocument/2006/relationships/image" Target="media/image22.emf"/><Relationship Id="rId101" Type="http://schemas.openxmlformats.org/officeDocument/2006/relationships/image" Target="media/image23.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22.bin"/><Relationship Id="rId109" Type="http://schemas.openxmlformats.org/officeDocument/2006/relationships/footer" Target="footer1.xml"/><Relationship Id="rId34" Type="http://schemas.openxmlformats.org/officeDocument/2006/relationships/oleObject" Target="embeddings/oleObject17.bin"/><Relationship Id="rId50" Type="http://schemas.openxmlformats.org/officeDocument/2006/relationships/oleObject" Target="embeddings/oleObject33.bin"/><Relationship Id="rId55" Type="http://schemas.openxmlformats.org/officeDocument/2006/relationships/oleObject" Target="embeddings/oleObject38.bin"/><Relationship Id="rId76" Type="http://schemas.openxmlformats.org/officeDocument/2006/relationships/oleObject" Target="embeddings/oleObject55.bin"/><Relationship Id="rId97" Type="http://schemas.openxmlformats.org/officeDocument/2006/relationships/image" Target="media/image21.emf"/><Relationship Id="rId104" Type="http://schemas.openxmlformats.org/officeDocument/2006/relationships/oleObject" Target="embeddings/oleObject71.bin"/><Relationship Id="rId7" Type="http://schemas.openxmlformats.org/officeDocument/2006/relationships/endnotes" Target="endnotes.xml"/><Relationship Id="rId71" Type="http://schemas.openxmlformats.org/officeDocument/2006/relationships/oleObject" Target="embeddings/oleObject51.bin"/><Relationship Id="rId92" Type="http://schemas.openxmlformats.org/officeDocument/2006/relationships/oleObject" Target="embeddings/oleObject65.bin"/><Relationship Id="rId2" Type="http://schemas.openxmlformats.org/officeDocument/2006/relationships/numbering" Target="numbering.xml"/><Relationship Id="rId29" Type="http://schemas.openxmlformats.org/officeDocument/2006/relationships/oleObject" Target="embeddings/oleObject13.bin"/><Relationship Id="rId24" Type="http://schemas.openxmlformats.org/officeDocument/2006/relationships/oleObject" Target="embeddings/oleObject9.bin"/><Relationship Id="rId40" Type="http://schemas.openxmlformats.org/officeDocument/2006/relationships/oleObject" Target="embeddings/oleObject23.bin"/><Relationship Id="rId45" Type="http://schemas.openxmlformats.org/officeDocument/2006/relationships/oleObject" Target="embeddings/oleObject28.bin"/><Relationship Id="rId66" Type="http://schemas.openxmlformats.org/officeDocument/2006/relationships/oleObject" Target="embeddings/oleObject47.bin"/><Relationship Id="rId87" Type="http://schemas.openxmlformats.org/officeDocument/2006/relationships/image" Target="media/image16.wmf"/><Relationship Id="rId110" Type="http://schemas.openxmlformats.org/officeDocument/2006/relationships/fontTable" Target="fontTable.xml"/><Relationship Id="rId61" Type="http://schemas.openxmlformats.org/officeDocument/2006/relationships/oleObject" Target="embeddings/oleObject43.bin"/><Relationship Id="rId82" Type="http://schemas.openxmlformats.org/officeDocument/2006/relationships/oleObject" Target="embeddings/oleObject59.bin"/><Relationship Id="rId19" Type="http://schemas.openxmlformats.org/officeDocument/2006/relationships/oleObject" Target="embeddings/oleObject6.bin"/><Relationship Id="rId14" Type="http://schemas.openxmlformats.org/officeDocument/2006/relationships/image" Target="media/image3.wmf"/><Relationship Id="rId30" Type="http://schemas.openxmlformats.org/officeDocument/2006/relationships/image" Target="media/image8.wmf"/><Relationship Id="rId35" Type="http://schemas.openxmlformats.org/officeDocument/2006/relationships/oleObject" Target="embeddings/oleObject18.bin"/><Relationship Id="rId56" Type="http://schemas.openxmlformats.org/officeDocument/2006/relationships/image" Target="media/image9.wmf"/><Relationship Id="rId77" Type="http://schemas.openxmlformats.org/officeDocument/2006/relationships/image" Target="media/image13.emf"/><Relationship Id="rId100" Type="http://schemas.openxmlformats.org/officeDocument/2006/relationships/oleObject" Target="embeddings/oleObject69.bin"/><Relationship Id="rId105" Type="http://schemas.openxmlformats.org/officeDocument/2006/relationships/image" Target="media/image25.emf"/><Relationship Id="rId8" Type="http://schemas.openxmlformats.org/officeDocument/2006/relationships/comments" Target="comments.xml"/><Relationship Id="rId51" Type="http://schemas.openxmlformats.org/officeDocument/2006/relationships/oleObject" Target="embeddings/oleObject34.bin"/><Relationship Id="rId72" Type="http://schemas.openxmlformats.org/officeDocument/2006/relationships/oleObject" Target="embeddings/oleObject52.bin"/><Relationship Id="rId93" Type="http://schemas.openxmlformats.org/officeDocument/2006/relationships/image" Target="media/image19.emf"/><Relationship Id="rId98" Type="http://schemas.openxmlformats.org/officeDocument/2006/relationships/oleObject" Target="embeddings/oleObject68.bin"/><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29.bin"/><Relationship Id="rId67" Type="http://schemas.openxmlformats.org/officeDocument/2006/relationships/oleObject" Target="embeddings/oleObject48.bin"/><Relationship Id="rId20" Type="http://schemas.openxmlformats.org/officeDocument/2006/relationships/oleObject" Target="embeddings/oleObject7.bin"/><Relationship Id="rId41" Type="http://schemas.openxmlformats.org/officeDocument/2006/relationships/oleObject" Target="embeddings/oleObject24.bin"/><Relationship Id="rId62" Type="http://schemas.openxmlformats.org/officeDocument/2006/relationships/oleObject" Target="embeddings/oleObject44.bin"/><Relationship Id="rId83" Type="http://schemas.openxmlformats.org/officeDocument/2006/relationships/oleObject" Target="embeddings/oleObject60.bin"/><Relationship Id="rId88" Type="http://schemas.openxmlformats.org/officeDocument/2006/relationships/oleObject" Target="embeddings/oleObject63.bin"/><Relationship Id="rId11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F6D2B-A3F6-48ED-82ED-5DF9950D9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24</Pages>
  <Words>4379</Words>
  <Characters>24966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Original file was Utilities.tex</vt:lpstr>
    </vt:vector>
  </TitlesOfParts>
  <Company/>
  <LinksUpToDate>false</LinksUpToDate>
  <CharactersWithSpaces>29287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Utilities.tex</dc:title>
  <dc:subject/>
  <dc:creator>sara reynolds</dc:creator>
  <cp:keywords/>
  <dc:description>Created using latex2rtf 2.3.17 r1261 (released March 28, 2018) on Tue May 22 13:03:15 2018</dc:description>
  <cp:lastModifiedBy>Michael Colvin</cp:lastModifiedBy>
  <cp:revision>3</cp:revision>
  <dcterms:created xsi:type="dcterms:W3CDTF">2018-05-23T16:22:00Z</dcterms:created>
  <dcterms:modified xsi:type="dcterms:W3CDTF">2018-05-23T16:59:00Z</dcterms:modified>
</cp:coreProperties>
</file>