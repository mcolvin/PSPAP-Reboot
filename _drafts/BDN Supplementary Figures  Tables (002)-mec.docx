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D3278" w14:textId="77777777" w:rsidR="00DF6235" w:rsidRDefault="00F56C51" w:rsidP="00DF6235">
      <w:pPr>
        <w:rPr>
          <w:sz w:val="20"/>
          <w:szCs w:val="20"/>
        </w:rPr>
      </w:pPr>
      <w:r>
        <w:rPr>
          <w:b/>
          <w:bCs/>
          <w:sz w:val="41"/>
          <w:szCs w:val="41"/>
        </w:rPr>
        <w:t>Supplementary</w:t>
      </w:r>
      <w:r w:rsidR="00DF6235">
        <w:rPr>
          <w:b/>
          <w:bCs/>
          <w:sz w:val="41"/>
          <w:szCs w:val="41"/>
        </w:rPr>
        <w:t xml:space="preserve"> Figures &amp; Tables</w:t>
      </w:r>
      <w:r w:rsidR="00DF6235">
        <w:rPr>
          <w:sz w:val="20"/>
          <w:szCs w:val="20"/>
        </w:rPr>
        <w:t xml:space="preserve"> </w:t>
      </w:r>
    </w:p>
    <w:p w14:paraId="42D5D420" w14:textId="77777777" w:rsidR="00DF6235" w:rsidRDefault="00DF6235" w:rsidP="00DF6235">
      <w:pPr>
        <w:spacing w:before="60"/>
      </w:pPr>
    </w:p>
    <w:p w14:paraId="2037A1C0" w14:textId="77777777" w:rsidR="00DF6235" w:rsidRDefault="00DF6235" w:rsidP="007A23B3">
      <w:pPr>
        <w:spacing w:before="60"/>
        <w:jc w:val="center"/>
      </w:pPr>
      <w:r w:rsidRPr="00BC5510">
        <w:rPr>
          <w:noProof/>
        </w:rPr>
        <w:drawing>
          <wp:inline distT="0" distB="0" distL="0" distR="0" wp14:anchorId="4B1A7E2F" wp14:editId="5267BAB9">
            <wp:extent cx="5772150" cy="4371975"/>
            <wp:effectExtent l="0" t="0" r="0" b="0"/>
            <wp:docPr id="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2150" cy="4371975"/>
                    </a:xfrm>
                    <a:prstGeom prst="rect">
                      <a:avLst/>
                    </a:prstGeom>
                    <a:noFill/>
                    <a:ln>
                      <a:noFill/>
                    </a:ln>
                  </pic:spPr>
                </pic:pic>
              </a:graphicData>
            </a:graphic>
          </wp:inline>
        </w:drawing>
      </w:r>
    </w:p>
    <w:p w14:paraId="1144F93A" w14:textId="77777777" w:rsidR="00DF6235" w:rsidRDefault="00DF6235" w:rsidP="00DF6235">
      <w:pPr>
        <w:pStyle w:val="BodyText"/>
        <w:spacing w:line="240" w:lineRule="auto"/>
        <w:ind w:left="720" w:firstLine="0"/>
      </w:pPr>
      <w:r>
        <w:t xml:space="preserve">Figure 1.  Map of the Missouri River highlighting regions important for PSPAP sampling, i.e., segments of the upper and lower basins, as well as relevant sections of the Yellowstone and Mississippi Rivers.  Relationships between segments, recovery priority management areas (RPMA’s), and recovery plan management units (RPMU’s) are indicated in the upper right.  </w:t>
      </w:r>
      <w:commentRangeStart w:id="0"/>
      <w:r>
        <w:t xml:space="preserve">Simulations for recruitment detection and abundance and trend estimation included sampling bends within segments 2-4 of the upper basin and segments 7-10, 13, and 14 of the lower basin under various monitoring designs.  </w:t>
      </w:r>
      <w:commentRangeEnd w:id="0"/>
      <w:r w:rsidR="00AD1D02">
        <w:rPr>
          <w:rStyle w:val="CommentReference"/>
          <w:rFonts w:asciiTheme="minorHAnsi" w:eastAsiaTheme="minorHAnsi" w:hAnsiTheme="minorHAnsi" w:cstheme="minorBidi"/>
        </w:rPr>
        <w:commentReference w:id="0"/>
      </w:r>
    </w:p>
    <w:p w14:paraId="1E19DB92" w14:textId="77777777" w:rsidR="00DF6235" w:rsidRDefault="00DF6235" w:rsidP="00DF6235">
      <w:pPr>
        <w:pStyle w:val="BodyText"/>
        <w:spacing w:line="240" w:lineRule="auto"/>
        <w:ind w:left="720" w:firstLine="0"/>
      </w:pPr>
    </w:p>
    <w:p w14:paraId="61093E0A" w14:textId="77777777" w:rsidR="00DF6235" w:rsidRDefault="00DF6235" w:rsidP="00DF6235">
      <w:pPr>
        <w:pStyle w:val="BodyText"/>
        <w:spacing w:line="240" w:lineRule="auto"/>
        <w:ind w:left="720" w:firstLine="0"/>
      </w:pPr>
    </w:p>
    <w:p w14:paraId="3A9DE2D8" w14:textId="77777777" w:rsidR="00DF6235" w:rsidRDefault="00DF6235" w:rsidP="00DF6235">
      <w:pPr>
        <w:pStyle w:val="BodyText"/>
        <w:spacing w:line="240" w:lineRule="auto"/>
        <w:ind w:left="720" w:firstLine="0"/>
      </w:pPr>
    </w:p>
    <w:p w14:paraId="561450CF" w14:textId="77777777" w:rsidR="00DF6235" w:rsidRDefault="00DF6235" w:rsidP="00DF6235">
      <w:pPr>
        <w:pStyle w:val="BodyText"/>
        <w:spacing w:line="240" w:lineRule="auto"/>
        <w:ind w:left="720" w:firstLine="0"/>
      </w:pPr>
    </w:p>
    <w:p w14:paraId="646CF4F5" w14:textId="77777777" w:rsidR="00203706" w:rsidRDefault="00203706" w:rsidP="00DF6235">
      <w:pPr>
        <w:pStyle w:val="BodyText"/>
        <w:spacing w:line="240" w:lineRule="auto"/>
        <w:ind w:left="720" w:firstLine="0"/>
      </w:pPr>
    </w:p>
    <w:p w14:paraId="42FE3A17" w14:textId="7690851D" w:rsidR="007B595B" w:rsidRDefault="0060364A" w:rsidP="007A23B3">
      <w:pPr>
        <w:pStyle w:val="BodyText"/>
        <w:spacing w:line="240" w:lineRule="auto"/>
        <w:ind w:firstLine="0"/>
        <w:jc w:val="center"/>
        <w:rPr>
          <w:noProof/>
        </w:rPr>
      </w:pPr>
      <w:r>
        <w:rPr>
          <w:noProof/>
        </w:rPr>
        <w:lastRenderedPageBreak/>
        <w:drawing>
          <wp:inline distT="0" distB="0" distL="0" distR="0" wp14:anchorId="214F90F0" wp14:editId="3872812D">
            <wp:extent cx="5943600" cy="5094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B TLC1 adj.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2E074B17" w14:textId="77777777" w:rsidR="00EB7D45" w:rsidRDefault="00EB7D45" w:rsidP="00DF6235">
      <w:pPr>
        <w:pStyle w:val="BodyText"/>
        <w:spacing w:line="240" w:lineRule="auto"/>
        <w:ind w:left="720" w:firstLine="0"/>
        <w:rPr>
          <w:noProof/>
        </w:rPr>
      </w:pPr>
      <w:r>
        <w:t xml:space="preserve">Figure 2.  Occasion-level capture probability distributions simulated for trotlines in the Lower Missouri River basin for </w:t>
      </w:r>
      <w:proofErr w:type="gramStart"/>
      <w:r>
        <w:t>4</w:t>
      </w:r>
      <w:proofErr w:type="gramEnd"/>
      <w:r>
        <w:t xml:space="preserve"> values of median catchability, </w:t>
      </w:r>
      <w:r w:rsidRPr="006442A7">
        <w:rPr>
          <w:position w:val="-14"/>
        </w:rPr>
        <w:object w:dxaOrig="580" w:dyaOrig="380" w14:anchorId="0D07C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9.4pt" o:ole="">
            <v:imagedata r:id="rId10" o:title=""/>
          </v:shape>
          <o:OLEObject Type="Embed" ProgID="Equation.DSMT4" ShapeID="_x0000_i1025" DrawAspect="Content" ObjectID="_1590479822" r:id="rId11"/>
        </w:object>
      </w:r>
      <w:r>
        <w:t xml:space="preserve"> paired with each of 4 levels of variation.  Catchability variation is described in terms of the associated logit-normal standard deviation, </w:t>
      </w:r>
      <w:r w:rsidRPr="006442A7">
        <w:rPr>
          <w:position w:val="-14"/>
        </w:rPr>
        <w:object w:dxaOrig="320" w:dyaOrig="380" w14:anchorId="7E7E7CF3">
          <v:shape id="_x0000_i1026" type="#_x0000_t75" style="width:15.8pt;height:19.4pt" o:ole="">
            <v:imagedata r:id="rId12" o:title=""/>
          </v:shape>
          <o:OLEObject Type="Embed" ProgID="Equation.DSMT4" ShapeID="_x0000_i1026" DrawAspect="Content" ObjectID="_1590479823" r:id="rId13"/>
        </w:object>
      </w:r>
      <w:r>
        <w:t xml:space="preserve"> (equation 2), whose values are given at the top of each column.</w:t>
      </w:r>
    </w:p>
    <w:p w14:paraId="68D876D0" w14:textId="77777777" w:rsidR="00EB7D45" w:rsidRDefault="00EB7D45" w:rsidP="00DF6235">
      <w:pPr>
        <w:pStyle w:val="BodyText"/>
        <w:spacing w:line="240" w:lineRule="auto"/>
        <w:ind w:left="720" w:firstLine="0"/>
        <w:rPr>
          <w:noProof/>
        </w:rPr>
      </w:pPr>
    </w:p>
    <w:p w14:paraId="5352F203" w14:textId="4DE0B894" w:rsidR="00EB7D45" w:rsidRDefault="0060364A" w:rsidP="007A23B3">
      <w:pPr>
        <w:pStyle w:val="BodyText"/>
        <w:spacing w:line="240" w:lineRule="auto"/>
        <w:ind w:firstLine="0"/>
        <w:jc w:val="center"/>
        <w:rPr>
          <w:noProof/>
        </w:rPr>
      </w:pPr>
      <w:r>
        <w:rPr>
          <w:noProof/>
        </w:rPr>
        <w:lastRenderedPageBreak/>
        <w:drawing>
          <wp:inline distT="0" distB="0" distL="0" distR="0" wp14:anchorId="4115D783" wp14:editId="5EDADBCD">
            <wp:extent cx="5943600" cy="5094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B TLC1 adj.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301B3EDF" w14:textId="77777777" w:rsidR="00EB7D45" w:rsidRDefault="00EB7D45" w:rsidP="00EB7D45">
      <w:pPr>
        <w:pStyle w:val="BodyText"/>
        <w:spacing w:line="240" w:lineRule="auto"/>
        <w:ind w:left="720" w:firstLine="0"/>
        <w:rPr>
          <w:noProof/>
        </w:rPr>
      </w:pPr>
      <w:r>
        <w:t xml:space="preserve">Figure 3.  Occasion-level capture probability distributions simulated for trotlines in the Upper Missouri River basin for </w:t>
      </w:r>
      <w:proofErr w:type="gramStart"/>
      <w:r>
        <w:t>4</w:t>
      </w:r>
      <w:proofErr w:type="gramEnd"/>
      <w:r>
        <w:t xml:space="preserve"> values of median catchability, </w:t>
      </w:r>
      <w:r w:rsidRPr="006442A7">
        <w:rPr>
          <w:position w:val="-14"/>
        </w:rPr>
        <w:object w:dxaOrig="580" w:dyaOrig="380" w14:anchorId="0A2E2D0D">
          <v:shape id="_x0000_i1027" type="#_x0000_t75" style="width:29.25pt;height:19.4pt" o:ole="">
            <v:imagedata r:id="rId10" o:title=""/>
          </v:shape>
          <o:OLEObject Type="Embed" ProgID="Equation.DSMT4" ShapeID="_x0000_i1027" DrawAspect="Content" ObjectID="_1590479824" r:id="rId15"/>
        </w:object>
      </w:r>
      <w:r>
        <w:t xml:space="preserve"> paired with each of 4 levels of variation.  Catchability variation is described in terms of the associated logit-normal standard deviation, </w:t>
      </w:r>
      <w:r w:rsidRPr="006442A7">
        <w:rPr>
          <w:position w:val="-14"/>
        </w:rPr>
        <w:object w:dxaOrig="320" w:dyaOrig="380" w14:anchorId="2882F96E">
          <v:shape id="_x0000_i1028" type="#_x0000_t75" style="width:15.8pt;height:19.4pt" o:ole="">
            <v:imagedata r:id="rId12" o:title=""/>
          </v:shape>
          <o:OLEObject Type="Embed" ProgID="Equation.DSMT4" ShapeID="_x0000_i1028" DrawAspect="Content" ObjectID="_1590479825" r:id="rId16"/>
        </w:object>
      </w:r>
      <w:r>
        <w:t xml:space="preserve"> (equation 2), whose values are given at the top of each column.</w:t>
      </w:r>
    </w:p>
    <w:p w14:paraId="2047CC6D" w14:textId="77777777" w:rsidR="00EB7D45" w:rsidRDefault="00EB7D45" w:rsidP="00DF6235">
      <w:pPr>
        <w:pStyle w:val="BodyText"/>
        <w:spacing w:line="240" w:lineRule="auto"/>
        <w:ind w:left="720" w:firstLine="0"/>
        <w:rPr>
          <w:noProof/>
        </w:rPr>
      </w:pPr>
    </w:p>
    <w:p w14:paraId="7D7A3C26" w14:textId="00FC77CC" w:rsidR="00EB7D45" w:rsidRDefault="0060364A" w:rsidP="007A23B3">
      <w:pPr>
        <w:pStyle w:val="BodyText"/>
        <w:spacing w:line="240" w:lineRule="auto"/>
        <w:ind w:firstLine="0"/>
        <w:jc w:val="center"/>
        <w:rPr>
          <w:noProof/>
        </w:rPr>
      </w:pPr>
      <w:r>
        <w:rPr>
          <w:noProof/>
        </w:rPr>
        <w:lastRenderedPageBreak/>
        <w:drawing>
          <wp:inline distT="0" distB="0" distL="0" distR="0" wp14:anchorId="708C8DFF" wp14:editId="211C8EC8">
            <wp:extent cx="5943600" cy="5094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 GN adj.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556273BE" w14:textId="77777777" w:rsidR="00EB7D45" w:rsidRDefault="00EB7D45" w:rsidP="00EB7D45">
      <w:pPr>
        <w:pStyle w:val="BodyText"/>
        <w:spacing w:line="240" w:lineRule="auto"/>
        <w:ind w:left="720" w:firstLine="0"/>
        <w:rPr>
          <w:noProof/>
        </w:rPr>
      </w:pPr>
      <w:r>
        <w:t xml:space="preserve">Figure 4.  Occasion-level capture probability distributions simulated for gill nets in the Lower Missouri River basin for </w:t>
      </w:r>
      <w:proofErr w:type="gramStart"/>
      <w:r>
        <w:t>4</w:t>
      </w:r>
      <w:proofErr w:type="gramEnd"/>
      <w:r>
        <w:t xml:space="preserve"> values of median catchability, </w:t>
      </w:r>
      <w:r w:rsidRPr="006442A7">
        <w:rPr>
          <w:position w:val="-14"/>
        </w:rPr>
        <w:object w:dxaOrig="580" w:dyaOrig="380" w14:anchorId="15F6B957">
          <v:shape id="_x0000_i1029" type="#_x0000_t75" style="width:29.25pt;height:19.4pt" o:ole="">
            <v:imagedata r:id="rId10" o:title=""/>
          </v:shape>
          <o:OLEObject Type="Embed" ProgID="Equation.DSMT4" ShapeID="_x0000_i1029" DrawAspect="Content" ObjectID="_1590479826" r:id="rId18"/>
        </w:object>
      </w:r>
      <w:r>
        <w:t xml:space="preserve"> paired with each of 4 levels of variation.  Catchability variation is described in terms of the associated logit-normal standard deviation, </w:t>
      </w:r>
      <w:r w:rsidRPr="006442A7">
        <w:rPr>
          <w:position w:val="-14"/>
        </w:rPr>
        <w:object w:dxaOrig="320" w:dyaOrig="380" w14:anchorId="3530EFFC">
          <v:shape id="_x0000_i1030" type="#_x0000_t75" style="width:15.8pt;height:19.4pt" o:ole="">
            <v:imagedata r:id="rId12" o:title=""/>
          </v:shape>
          <o:OLEObject Type="Embed" ProgID="Equation.DSMT4" ShapeID="_x0000_i1030" DrawAspect="Content" ObjectID="_1590479827" r:id="rId19"/>
        </w:object>
      </w:r>
      <w:r>
        <w:t xml:space="preserve"> (equation 2), whose values are given at the top of each column.</w:t>
      </w:r>
    </w:p>
    <w:p w14:paraId="3CFF1644" w14:textId="77777777" w:rsidR="00EB7D45" w:rsidRDefault="00EB7D45" w:rsidP="00DF6235">
      <w:pPr>
        <w:pStyle w:val="BodyText"/>
        <w:spacing w:line="240" w:lineRule="auto"/>
        <w:ind w:left="720" w:firstLine="0"/>
        <w:rPr>
          <w:noProof/>
        </w:rPr>
      </w:pPr>
    </w:p>
    <w:p w14:paraId="21060B2B" w14:textId="77777777" w:rsidR="008565A1" w:rsidRDefault="008565A1" w:rsidP="00DF6235">
      <w:pPr>
        <w:pStyle w:val="BodyText"/>
        <w:spacing w:line="240" w:lineRule="auto"/>
        <w:ind w:left="720" w:firstLine="0"/>
        <w:rPr>
          <w:noProof/>
        </w:rPr>
      </w:pPr>
    </w:p>
    <w:p w14:paraId="7FE729A3" w14:textId="77777777" w:rsidR="008565A1" w:rsidRDefault="008565A1" w:rsidP="00DF6235">
      <w:pPr>
        <w:pStyle w:val="BodyText"/>
        <w:spacing w:line="240" w:lineRule="auto"/>
        <w:ind w:left="720" w:firstLine="0"/>
        <w:rPr>
          <w:noProof/>
        </w:rPr>
      </w:pPr>
    </w:p>
    <w:p w14:paraId="62355B2F" w14:textId="77777777" w:rsidR="008565A1" w:rsidRDefault="008565A1" w:rsidP="00DF6235">
      <w:pPr>
        <w:pStyle w:val="BodyText"/>
        <w:spacing w:line="240" w:lineRule="auto"/>
        <w:ind w:left="720" w:firstLine="0"/>
        <w:rPr>
          <w:noProof/>
        </w:rPr>
      </w:pPr>
    </w:p>
    <w:p w14:paraId="33F7F56A" w14:textId="77777777" w:rsidR="008565A1" w:rsidRDefault="008565A1" w:rsidP="00DF6235">
      <w:pPr>
        <w:pStyle w:val="BodyText"/>
        <w:spacing w:line="240" w:lineRule="auto"/>
        <w:ind w:left="720" w:firstLine="0"/>
        <w:rPr>
          <w:noProof/>
        </w:rPr>
      </w:pPr>
    </w:p>
    <w:p w14:paraId="4A8EA718" w14:textId="77777777" w:rsidR="008565A1" w:rsidRDefault="008565A1" w:rsidP="00DF6235">
      <w:pPr>
        <w:pStyle w:val="BodyText"/>
        <w:spacing w:line="240" w:lineRule="auto"/>
        <w:ind w:left="720" w:firstLine="0"/>
        <w:rPr>
          <w:noProof/>
        </w:rPr>
      </w:pPr>
    </w:p>
    <w:p w14:paraId="5DAD176A" w14:textId="77777777" w:rsidR="008565A1" w:rsidRDefault="008565A1" w:rsidP="00DF6235">
      <w:pPr>
        <w:pStyle w:val="BodyText"/>
        <w:spacing w:line="240" w:lineRule="auto"/>
        <w:ind w:left="720" w:firstLine="0"/>
        <w:rPr>
          <w:noProof/>
        </w:rPr>
      </w:pPr>
    </w:p>
    <w:p w14:paraId="5468133A" w14:textId="77777777" w:rsidR="008565A1" w:rsidRDefault="008565A1" w:rsidP="00DF6235">
      <w:pPr>
        <w:pStyle w:val="BodyText"/>
        <w:spacing w:line="240" w:lineRule="auto"/>
        <w:ind w:left="720" w:firstLine="0"/>
        <w:rPr>
          <w:noProof/>
        </w:rPr>
      </w:pPr>
    </w:p>
    <w:p w14:paraId="37B66A1E" w14:textId="3AD838BD" w:rsidR="008565A1" w:rsidRDefault="0060364A" w:rsidP="009719D7">
      <w:pPr>
        <w:pStyle w:val="BodyText"/>
        <w:spacing w:line="240" w:lineRule="auto"/>
        <w:ind w:firstLine="0"/>
        <w:jc w:val="center"/>
        <w:rPr>
          <w:noProof/>
        </w:rPr>
      </w:pPr>
      <w:r>
        <w:rPr>
          <w:noProof/>
        </w:rPr>
        <w:lastRenderedPageBreak/>
        <w:drawing>
          <wp:inline distT="0" distB="0" distL="0" distR="0" wp14:anchorId="14056F73" wp14:editId="2088C920">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B TN adj.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6C11D6C4" w14:textId="77777777" w:rsidR="008565A1" w:rsidRDefault="008565A1" w:rsidP="008565A1">
      <w:pPr>
        <w:pStyle w:val="BodyText"/>
        <w:spacing w:line="240" w:lineRule="auto"/>
        <w:ind w:left="720" w:firstLine="0"/>
        <w:rPr>
          <w:noProof/>
        </w:rPr>
      </w:pPr>
      <w:r>
        <w:t xml:space="preserve">Figure 5.  Occasion-level capture probability distributions simulated for trammel nets in the Upper Missouri River basin for </w:t>
      </w:r>
      <w:proofErr w:type="gramStart"/>
      <w:r>
        <w:t>4</w:t>
      </w:r>
      <w:proofErr w:type="gramEnd"/>
      <w:r>
        <w:t xml:space="preserve"> values of median catchability, </w:t>
      </w:r>
      <w:r w:rsidRPr="006442A7">
        <w:rPr>
          <w:position w:val="-14"/>
        </w:rPr>
        <w:object w:dxaOrig="580" w:dyaOrig="380" w14:anchorId="44389855">
          <v:shape id="_x0000_i1031" type="#_x0000_t75" style="width:29.25pt;height:19.4pt" o:ole="">
            <v:imagedata r:id="rId10" o:title=""/>
          </v:shape>
          <o:OLEObject Type="Embed" ProgID="Equation.DSMT4" ShapeID="_x0000_i1031" DrawAspect="Content" ObjectID="_1590479828" r:id="rId21"/>
        </w:object>
      </w:r>
      <w:r>
        <w:t xml:space="preserve"> paired with each of 4 levels of variation.  Catchability variation is described in terms of the associated logit-normal standard deviation, </w:t>
      </w:r>
      <w:r w:rsidRPr="006442A7">
        <w:rPr>
          <w:position w:val="-14"/>
        </w:rPr>
        <w:object w:dxaOrig="320" w:dyaOrig="380" w14:anchorId="4A38D683">
          <v:shape id="_x0000_i1032" type="#_x0000_t75" style="width:15.8pt;height:19.4pt" o:ole="">
            <v:imagedata r:id="rId12" o:title=""/>
          </v:shape>
          <o:OLEObject Type="Embed" ProgID="Equation.DSMT4" ShapeID="_x0000_i1032" DrawAspect="Content" ObjectID="_1590479829" r:id="rId22"/>
        </w:object>
      </w:r>
      <w:r>
        <w:t xml:space="preserve"> (equation 2), whose values are given at the top of each column.  Resulting occasion level probability (</w:t>
      </w:r>
      <w:proofErr w:type="spellStart"/>
      <w:r>
        <w:t>p_occ</w:t>
      </w:r>
      <w:proofErr w:type="spellEnd"/>
      <w:r>
        <w:t>) distributions are similar to the previous 4, despite the change in the range of median catchability values (up to 0.006 versus 0.00005).</w:t>
      </w:r>
    </w:p>
    <w:p w14:paraId="0368FD31" w14:textId="77777777" w:rsidR="008565A1" w:rsidRDefault="008565A1" w:rsidP="00DF6235">
      <w:pPr>
        <w:pStyle w:val="BodyText"/>
        <w:spacing w:line="240" w:lineRule="auto"/>
        <w:ind w:left="720" w:firstLine="0"/>
        <w:rPr>
          <w:noProof/>
        </w:rPr>
      </w:pPr>
    </w:p>
    <w:p w14:paraId="6DC5E823" w14:textId="77777777" w:rsidR="00EB7D45" w:rsidRDefault="00EB7D45" w:rsidP="00EB7D45">
      <w:pPr>
        <w:pStyle w:val="BodyText"/>
        <w:pageBreakBefore/>
        <w:spacing w:line="240" w:lineRule="auto"/>
        <w:ind w:left="720" w:firstLine="0"/>
        <w:rPr>
          <w:noProof/>
        </w:rPr>
      </w:pPr>
    </w:p>
    <w:p w14:paraId="5C676E6A" w14:textId="51273186" w:rsidR="00203706" w:rsidRDefault="00117CC3" w:rsidP="007A23B3">
      <w:pPr>
        <w:pStyle w:val="BodyText"/>
        <w:spacing w:line="240" w:lineRule="auto"/>
        <w:ind w:firstLine="0"/>
        <w:jc w:val="center"/>
      </w:pPr>
      <w:r>
        <w:rPr>
          <w:noProof/>
        </w:rPr>
        <w:drawing>
          <wp:inline distT="0" distB="0" distL="0" distR="0" wp14:anchorId="67A3B286" wp14:editId="05B934DF">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bundanceBias adj.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703C156" w14:textId="335C16CE" w:rsidR="007B595B" w:rsidRDefault="00805F8C" w:rsidP="007B595B">
      <w:pPr>
        <w:pStyle w:val="Caption"/>
        <w:ind w:left="720"/>
      </w:pPr>
      <w:r>
        <w:t>Figure 6</w:t>
      </w:r>
      <w:r w:rsidR="007B595B">
        <w:t>: Abundance bias utility</w:t>
      </w:r>
      <w:del w:id="1" w:author="Michael Colvin" w:date="2018-06-14T08:55:00Z">
        <w:r w:rsidR="007B595B" w:rsidDel="00D1766F">
          <w:delText>, as</w:delText>
        </w:r>
      </w:del>
      <w:r w:rsidR="007B595B">
        <w:t xml:space="preserve"> calculated from the catch-data simulations</w:t>
      </w:r>
      <w:r w:rsidR="001A7BE0">
        <w:t xml:space="preserve"> for trotlines (TLC1)</w:t>
      </w:r>
      <w:del w:id="2" w:author="Michael Colvin" w:date="2018-06-14T08:56:00Z">
        <w:r w:rsidR="007B595B" w:rsidDel="00D1766F">
          <w:delText>, and its relationship to mean</w:delText>
        </w:r>
      </w:del>
      <w:ins w:id="3" w:author="Michael Colvin" w:date="2018-06-14T08:56:00Z">
        <w:r w:rsidR="00D1766F">
          <w:t xml:space="preserve"> versus</w:t>
        </w:r>
      </w:ins>
      <w:r w:rsidR="007B595B">
        <w:t xml:space="preserve"> </w:t>
      </w:r>
      <w:r w:rsidR="007B595B" w:rsidRPr="007B595B">
        <w:rPr>
          <w:position w:val="-12"/>
        </w:rPr>
        <w:object w:dxaOrig="300" w:dyaOrig="360" w14:anchorId="03719A49">
          <v:shape id="_x0000_i1033" type="#_x0000_t75" style="width:15.05pt;height:18.2pt" o:ole="">
            <v:imagedata r:id="rId24" o:title=""/>
          </v:shape>
          <o:OLEObject Type="Embed" ProgID="Equation.DSMT4" ShapeID="_x0000_i1033" DrawAspect="Content" ObjectID="_1590479830" r:id="rId25"/>
        </w:object>
      </w:r>
      <w:r w:rsidR="00117CC3">
        <w:t xml:space="preserve"> for each estimator decision.  </w:t>
      </w:r>
      <w:del w:id="4" w:author="Michael Colvin" w:date="2018-06-14T09:00:00Z">
        <w:r w:rsidR="00117CC3" w:rsidDel="00D1766F">
          <w:delText xml:space="preserve">Plot labels in the bottom left hand corner distinguish the estimator package being considered (table 2).  </w:delText>
        </w:r>
      </w:del>
      <w:proofErr w:type="gramStart"/>
      <w:r w:rsidR="00117CC3">
        <w:t xml:space="preserve">The bias utility of the basin-level abundance estimates were calculated for the following abundance estimators: </w:t>
      </w:r>
      <w:del w:id="5" w:author="Michael Colvin" w:date="2018-06-14T08:58:00Z">
        <w:r w:rsidR="00117CC3" w:rsidDel="00D1766F">
          <w:rPr>
            <w:b/>
          </w:rPr>
          <w:delText>A</w:delText>
        </w:r>
        <w:r w:rsidR="00117CC3" w:rsidDel="00D1766F">
          <w:delText>.</w:delText>
        </w:r>
      </w:del>
      <w:r w:rsidR="00117CC3">
        <w:t xml:space="preserve">  minimum known alive with weighted mean aggregation (CPUE estimator package</w:t>
      </w:r>
      <w:commentRangeStart w:id="6"/>
      <w:ins w:id="7" w:author="Michael Colvin" w:date="2018-06-14T08:58:00Z">
        <w:r w:rsidR="00D1766F">
          <w:t>; Panel A</w:t>
        </w:r>
      </w:ins>
      <w:commentRangeEnd w:id="6"/>
      <w:ins w:id="8" w:author="Michael Colvin" w:date="2018-06-14T08:59:00Z">
        <w:r w:rsidR="00D1766F">
          <w:rPr>
            <w:rStyle w:val="CommentReference"/>
            <w:rFonts w:asciiTheme="minorHAnsi" w:eastAsiaTheme="minorHAnsi" w:hAnsiTheme="minorHAnsi" w:cstheme="minorBidi"/>
            <w:noProof w:val="0"/>
          </w:rPr>
          <w:commentReference w:id="6"/>
        </w:r>
      </w:ins>
      <w:r w:rsidR="00117CC3">
        <w:t>)</w:t>
      </w:r>
      <w:ins w:id="9" w:author="Michael Colvin" w:date="2018-06-14T08:58:00Z">
        <w:r w:rsidR="00D1766F">
          <w:t>,</w:t>
        </w:r>
      </w:ins>
      <w:r w:rsidR="00117CC3">
        <w:t xml:space="preserve"> </w:t>
      </w:r>
      <w:del w:id="10" w:author="Michael Colvin" w:date="2018-06-14T08:58:00Z">
        <w:r w:rsidR="00117CC3" w:rsidRPr="0066788C" w:rsidDel="00D1766F">
          <w:rPr>
            <w:b/>
          </w:rPr>
          <w:delText>B</w:delText>
        </w:r>
        <w:r w:rsidR="00117CC3" w:rsidDel="00D1766F">
          <w:delText>.</w:delText>
        </w:r>
      </w:del>
      <w:r w:rsidR="00117CC3">
        <w:t xml:space="preserve"> minimum known alive with arithmetic mean aggregation (MKA_AM</w:t>
      </w:r>
      <w:ins w:id="11" w:author="Michael Colvin" w:date="2018-06-14T08:58:00Z">
        <w:r w:rsidR="00D1766F">
          <w:t>; Panel B</w:t>
        </w:r>
      </w:ins>
      <w:r w:rsidR="00117CC3">
        <w:t xml:space="preserve">), </w:t>
      </w:r>
      <w:del w:id="12" w:author="Michael Colvin" w:date="2018-06-14T08:58:00Z">
        <w:r w:rsidR="00117CC3" w:rsidRPr="0066788C" w:rsidDel="00D1766F">
          <w:rPr>
            <w:b/>
          </w:rPr>
          <w:delText>C</w:delText>
        </w:r>
        <w:r w:rsidR="00117CC3" w:rsidDel="00D1766F">
          <w:delText>.</w:delText>
        </w:r>
      </w:del>
      <w:r w:rsidR="00117CC3">
        <w:t xml:space="preserve"> minimum known alive with weighted mean aggregation (MKA_WM</w:t>
      </w:r>
      <w:ins w:id="13" w:author="Michael Colvin" w:date="2018-06-14T08:58:00Z">
        <w:r w:rsidR="00D1766F">
          <w:t>; Panel C</w:t>
        </w:r>
      </w:ins>
      <w:r w:rsidR="00117CC3">
        <w:t xml:space="preserve">), </w:t>
      </w:r>
      <w:del w:id="14" w:author="Michael Colvin" w:date="2018-06-14T08:58:00Z">
        <w:r w:rsidR="00117CC3" w:rsidRPr="0066788C" w:rsidDel="00D1766F">
          <w:rPr>
            <w:b/>
          </w:rPr>
          <w:delText>D</w:delText>
        </w:r>
        <w:r w:rsidR="00117CC3" w:rsidDel="00D1766F">
          <w:delText xml:space="preserve">. </w:delText>
        </w:r>
      </w:del>
      <w:r w:rsidR="00117CC3">
        <w:t>M</w:t>
      </w:r>
      <w:r w:rsidR="00117CC3" w:rsidRPr="0066788C">
        <w:rPr>
          <w:vertAlign w:val="subscript"/>
        </w:rPr>
        <w:t>0</w:t>
      </w:r>
      <w:r w:rsidR="00117CC3">
        <w:t xml:space="preserve"> with arithmetic mean aggregation (M0_AM</w:t>
      </w:r>
      <w:ins w:id="15" w:author="Michael Colvin" w:date="2018-06-14T08:58:00Z">
        <w:r w:rsidR="00D1766F">
          <w:t>; Panel D</w:t>
        </w:r>
      </w:ins>
      <w:r w:rsidR="00117CC3">
        <w:t xml:space="preserve">), </w:t>
      </w:r>
      <w:del w:id="16" w:author="Michael Colvin" w:date="2018-06-14T08:58:00Z">
        <w:r w:rsidR="00117CC3" w:rsidRPr="0066788C" w:rsidDel="00D1766F">
          <w:rPr>
            <w:b/>
          </w:rPr>
          <w:delText>E</w:delText>
        </w:r>
      </w:del>
      <w:del w:id="17" w:author="Michael Colvin" w:date="2018-06-14T08:59:00Z">
        <w:r w:rsidR="00117CC3" w:rsidDel="00D1766F">
          <w:delText xml:space="preserve">. </w:delText>
        </w:r>
      </w:del>
      <w:r w:rsidR="00117CC3">
        <w:t>M</w:t>
      </w:r>
      <w:r w:rsidR="00117CC3" w:rsidRPr="0066788C">
        <w:rPr>
          <w:vertAlign w:val="subscript"/>
        </w:rPr>
        <w:t>0</w:t>
      </w:r>
      <w:r w:rsidR="00117CC3">
        <w:t xml:space="preserve"> with weighted mean aggregation (M0_WM</w:t>
      </w:r>
      <w:ins w:id="18" w:author="Michael Colvin" w:date="2018-06-14T08:58:00Z">
        <w:r w:rsidR="00D1766F">
          <w:t>; Panel E</w:t>
        </w:r>
      </w:ins>
      <w:r w:rsidR="00117CC3">
        <w:t xml:space="preserve">), </w:t>
      </w:r>
      <w:del w:id="19" w:author="Michael Colvin" w:date="2018-06-14T08:59:00Z">
        <w:r w:rsidR="00117CC3" w:rsidRPr="0066788C" w:rsidDel="00D1766F">
          <w:rPr>
            <w:b/>
          </w:rPr>
          <w:delText>F</w:delText>
        </w:r>
        <w:r w:rsidR="00117CC3" w:rsidDel="00D1766F">
          <w:delText xml:space="preserve">. </w:delText>
        </w:r>
      </w:del>
      <w:r w:rsidR="00117CC3">
        <w:t>M</w:t>
      </w:r>
      <w:r w:rsidR="00117CC3" w:rsidRPr="0066788C">
        <w:rPr>
          <w:vertAlign w:val="subscript"/>
        </w:rPr>
        <w:t>t</w:t>
      </w:r>
      <w:r w:rsidR="00117CC3">
        <w:t xml:space="preserve"> with arithmetic mean aggregation (Mt_AM</w:t>
      </w:r>
      <w:ins w:id="20" w:author="Michael Colvin" w:date="2018-06-14T08:59:00Z">
        <w:r w:rsidR="00D1766F">
          <w:t>; Panel F</w:t>
        </w:r>
      </w:ins>
      <w:r w:rsidR="00117CC3">
        <w:t xml:space="preserve">),  </w:t>
      </w:r>
      <w:del w:id="21" w:author="Michael Colvin" w:date="2018-06-14T08:59:00Z">
        <w:r w:rsidR="00117CC3" w:rsidRPr="0066788C" w:rsidDel="00D1766F">
          <w:rPr>
            <w:b/>
          </w:rPr>
          <w:delText>G</w:delText>
        </w:r>
        <w:r w:rsidR="00117CC3" w:rsidDel="00D1766F">
          <w:delText xml:space="preserve">. </w:delText>
        </w:r>
      </w:del>
      <w:r w:rsidR="00117CC3">
        <w:t>M</w:t>
      </w:r>
      <w:r w:rsidR="00117CC3" w:rsidRPr="0066788C">
        <w:rPr>
          <w:vertAlign w:val="subscript"/>
        </w:rPr>
        <w:t>t</w:t>
      </w:r>
      <w:r w:rsidR="00117CC3">
        <w:t xml:space="preserve"> with weighted mean aggregation (Mt_WM</w:t>
      </w:r>
      <w:ins w:id="22" w:author="Michael Colvin" w:date="2018-06-14T08:59:00Z">
        <w:r w:rsidR="00D1766F">
          <w:t>; Panel G</w:t>
        </w:r>
      </w:ins>
      <w:r w:rsidR="00117CC3">
        <w:t xml:space="preserve">),  </w:t>
      </w:r>
      <w:del w:id="23" w:author="Michael Colvin" w:date="2018-06-14T08:59:00Z">
        <w:r w:rsidR="00117CC3" w:rsidRPr="0066788C" w:rsidDel="00D1766F">
          <w:rPr>
            <w:b/>
          </w:rPr>
          <w:delText>H</w:delText>
        </w:r>
        <w:r w:rsidR="00117CC3" w:rsidDel="00D1766F">
          <w:delText xml:space="preserve">. </w:delText>
        </w:r>
      </w:del>
      <w:r w:rsidR="00117CC3">
        <w:t>multi-state robust design (CRDMS</w:t>
      </w:r>
      <w:ins w:id="24" w:author="Michael Colvin" w:date="2018-06-14T08:59:00Z">
        <w:r w:rsidR="00D1766F">
          <w:t>; Panel H</w:t>
        </w:r>
      </w:ins>
      <w:r w:rsidR="00117CC3">
        <w:t>).</w:t>
      </w:r>
      <w:proofErr w:type="gramEnd"/>
      <w:r w:rsidR="00117CC3">
        <w:t xml:space="preserve">    </w:t>
      </w:r>
      <w:r w:rsidR="007B595B">
        <w:fldChar w:fldCharType="begin"/>
      </w:r>
      <w:r w:rsidR="007B595B">
        <w:instrText xml:space="preserve">TC "7 Trend bias utility and its relationship to </w:instrText>
      </w:r>
      <w:r w:rsidR="007B595B">
        <w:fldChar w:fldCharType="begin"/>
      </w:r>
      <w:r w:rsidR="007B595B">
        <w:instrText xml:space="preserve"> EQ </w:instrText>
      </w:r>
      <w:r w:rsidR="007B595B">
        <w:rPr>
          <w:i/>
          <w:iCs/>
        </w:rPr>
        <w:instrText>p</w:instrText>
      </w:r>
      <w:r w:rsidR="007B595B">
        <w:instrText>\s\do6(</w:instrText>
      </w:r>
      <w:r w:rsidR="007B595B">
        <w:rPr>
          <w:sz w:val="20"/>
          <w:szCs w:val="20"/>
        </w:rPr>
        <w:instrText>0</w:instrText>
      </w:r>
      <w:r w:rsidR="007B595B">
        <w:instrText>)</w:instrText>
      </w:r>
      <w:r w:rsidR="007B595B">
        <w:fldChar w:fldCharType="end"/>
      </w:r>
      <w:r w:rsidR="007B595B">
        <w:instrText xml:space="preserve"> for each estimator." \f f</w:instrText>
      </w:r>
      <w:r w:rsidR="007B595B">
        <w:fldChar w:fldCharType="end"/>
      </w:r>
    </w:p>
    <w:p w14:paraId="361CB824" w14:textId="77777777" w:rsidR="007B595B" w:rsidRDefault="007B595B" w:rsidP="00DF6235">
      <w:pPr>
        <w:pStyle w:val="BodyText"/>
        <w:spacing w:line="240" w:lineRule="auto"/>
        <w:ind w:left="720" w:firstLine="0"/>
      </w:pPr>
    </w:p>
    <w:p w14:paraId="06D103E4" w14:textId="77777777" w:rsidR="00203706" w:rsidRDefault="00203706" w:rsidP="00203706">
      <w:pPr>
        <w:pStyle w:val="BodyText"/>
        <w:pageBreakBefore/>
        <w:spacing w:line="240" w:lineRule="auto"/>
        <w:ind w:left="720" w:firstLine="0"/>
      </w:pPr>
    </w:p>
    <w:p w14:paraId="1B8EE7E5" w14:textId="76BBFFA3" w:rsidR="00203706" w:rsidRDefault="00117CC3" w:rsidP="007A23B3">
      <w:pPr>
        <w:pStyle w:val="BodyText"/>
        <w:spacing w:line="240" w:lineRule="auto"/>
        <w:ind w:firstLine="0"/>
        <w:jc w:val="center"/>
      </w:pPr>
      <w:r>
        <w:rPr>
          <w:noProof/>
        </w:rPr>
        <w:drawing>
          <wp:inline distT="0" distB="0" distL="0" distR="0" wp14:anchorId="254B022F" wp14:editId="0D769B9A">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undancePrecision adj.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62FA28" w14:textId="5C43F872" w:rsidR="007B595B" w:rsidRPr="007B595B" w:rsidRDefault="00805F8C" w:rsidP="007B595B">
      <w:pPr>
        <w:pStyle w:val="Caption"/>
        <w:ind w:left="720"/>
      </w:pPr>
      <w:r>
        <w:t>Figure 7</w:t>
      </w:r>
      <w:r w:rsidR="007B595B">
        <w:t>: Abundance precision utility, as calculated from the catch-data simulations</w:t>
      </w:r>
      <w:r w:rsidR="001A7BE0">
        <w:t xml:space="preserve"> for trotlines (TLC1)</w:t>
      </w:r>
      <w:r w:rsidR="007B595B">
        <w:t xml:space="preserve">, and its relationship to mean </w:t>
      </w:r>
      <w:r w:rsidR="007B595B" w:rsidRPr="007B595B">
        <w:rPr>
          <w:position w:val="-12"/>
        </w:rPr>
        <w:object w:dxaOrig="300" w:dyaOrig="360" w14:anchorId="38934675">
          <v:shape id="_x0000_i1034" type="#_x0000_t75" style="width:15.05pt;height:18.2pt" o:ole="">
            <v:imagedata r:id="rId24" o:title=""/>
          </v:shape>
          <o:OLEObject Type="Embed" ProgID="Equation.DSMT4" ShapeID="_x0000_i1034" DrawAspect="Content" ObjectID="_1590479831" r:id="rId27"/>
        </w:object>
      </w:r>
      <w:r w:rsidR="00F6090D">
        <w:t xml:space="preserve"> for each estimator decision.  </w:t>
      </w:r>
      <w:r w:rsidR="00117CC3">
        <w:t xml:space="preserve">Plot labels </w:t>
      </w:r>
      <w:r w:rsidR="00F6090D">
        <w:t xml:space="preserve">in the bottom left hand corner distinguish the estimator package being considered (table 2).  </w:t>
      </w:r>
      <w:r w:rsidR="00117CC3">
        <w:t>The p</w:t>
      </w:r>
      <w:r w:rsidR="00F6090D">
        <w:t>recision</w:t>
      </w:r>
      <w:r w:rsidR="00117CC3">
        <w:t xml:space="preserve"> utility</w:t>
      </w:r>
      <w:r w:rsidR="00F6090D">
        <w:t xml:space="preserve"> of the basin-level abundance estimates were calculated for the following abundance estimators: </w:t>
      </w:r>
      <w:r w:rsidR="00F6090D">
        <w:rPr>
          <w:b/>
        </w:rPr>
        <w:t>A</w:t>
      </w:r>
      <w:r w:rsidR="00F6090D">
        <w:t xml:space="preserve">.  minimum known alive with weighted mean aggregation (CPUE estimator package) </w:t>
      </w:r>
      <w:r w:rsidR="00F6090D" w:rsidRPr="0066788C">
        <w:rPr>
          <w:b/>
        </w:rPr>
        <w:t>B</w:t>
      </w:r>
      <w:r w:rsidR="00F6090D">
        <w:t xml:space="preserve">. minimum known alive with arithmetic mean aggregation (MKA_AM), </w:t>
      </w:r>
      <w:r w:rsidR="00F6090D" w:rsidRPr="0066788C">
        <w:rPr>
          <w:b/>
        </w:rPr>
        <w:t>C</w:t>
      </w:r>
      <w:r w:rsidR="00F6090D">
        <w:t xml:space="preserve">. minimum known alive with weighted mean aggregation (MKA_WM), </w:t>
      </w:r>
      <w:r w:rsidR="00F6090D" w:rsidRPr="0066788C">
        <w:rPr>
          <w:b/>
        </w:rPr>
        <w:t>D</w:t>
      </w:r>
      <w:r w:rsidR="00F6090D">
        <w:t>. M</w:t>
      </w:r>
      <w:r w:rsidR="00F6090D" w:rsidRPr="0066788C">
        <w:rPr>
          <w:vertAlign w:val="subscript"/>
        </w:rPr>
        <w:t>0</w:t>
      </w:r>
      <w:r w:rsidR="00F6090D">
        <w:t xml:space="preserve"> with arithmetic mean aggregation (M0_AM), </w:t>
      </w:r>
      <w:r w:rsidR="00F6090D" w:rsidRPr="0066788C">
        <w:rPr>
          <w:b/>
        </w:rPr>
        <w:t>E</w:t>
      </w:r>
      <w:r w:rsidR="00F6090D">
        <w:t>. M</w:t>
      </w:r>
      <w:r w:rsidR="00F6090D" w:rsidRPr="0066788C">
        <w:rPr>
          <w:vertAlign w:val="subscript"/>
        </w:rPr>
        <w:t>0</w:t>
      </w:r>
      <w:r w:rsidR="00F6090D">
        <w:t xml:space="preserve"> with weighted mean aggregation (M0_WM), </w:t>
      </w:r>
      <w:r w:rsidR="00F6090D" w:rsidRPr="0066788C">
        <w:rPr>
          <w:b/>
        </w:rPr>
        <w:t>F</w:t>
      </w:r>
      <w:r w:rsidR="00F6090D">
        <w:t>. M</w:t>
      </w:r>
      <w:r w:rsidR="00F6090D" w:rsidRPr="0066788C">
        <w:rPr>
          <w:vertAlign w:val="subscript"/>
        </w:rPr>
        <w:t>t</w:t>
      </w:r>
      <w:r w:rsidR="00F6090D">
        <w:t xml:space="preserve"> with arithmetic mean aggregation (Mt_AM),  </w:t>
      </w:r>
      <w:r w:rsidR="00F6090D" w:rsidRPr="0066788C">
        <w:rPr>
          <w:b/>
        </w:rPr>
        <w:t>G</w:t>
      </w:r>
      <w:r w:rsidR="00F6090D">
        <w:t>. M</w:t>
      </w:r>
      <w:r w:rsidR="00F6090D" w:rsidRPr="0066788C">
        <w:rPr>
          <w:vertAlign w:val="subscript"/>
        </w:rPr>
        <w:t>t</w:t>
      </w:r>
      <w:r w:rsidR="00F6090D">
        <w:t xml:space="preserve"> with weighted mean aggregation (Mt_WM),  </w:t>
      </w:r>
      <w:r w:rsidR="00F6090D" w:rsidRPr="0066788C">
        <w:rPr>
          <w:b/>
        </w:rPr>
        <w:t>H</w:t>
      </w:r>
      <w:r w:rsidR="00F6090D">
        <w:t xml:space="preserve">. multi-state robust design (CRDMS).  </w:t>
      </w:r>
      <w:r w:rsidR="007B595B">
        <w:t xml:space="preserve">  </w:t>
      </w:r>
      <w:commentRangeStart w:id="25"/>
      <w:commentRangeStart w:id="26"/>
      <w:r w:rsidR="007B595B">
        <w:t xml:space="preserve">The large range of abundance precision utility values </w:t>
      </w:r>
      <w:r w:rsidR="00F6090D">
        <w:t>seen at</w:t>
      </w:r>
      <w:r w:rsidR="007B595B">
        <w:t xml:space="preserve"> high mean </w:t>
      </w:r>
      <w:r w:rsidR="007B595B" w:rsidRPr="007B595B">
        <w:rPr>
          <w:position w:val="-12"/>
        </w:rPr>
        <w:object w:dxaOrig="300" w:dyaOrig="360" w14:anchorId="0502D1D8">
          <v:shape id="_x0000_i1035" type="#_x0000_t75" style="width:15.05pt;height:18.2pt" o:ole="">
            <v:imagedata r:id="rId28" o:title=""/>
          </v:shape>
          <o:OLEObject Type="Embed" ProgID="Equation.DSMT4" ShapeID="_x0000_i1035" DrawAspect="Content" ObjectID="_1590479832" r:id="rId29"/>
        </w:object>
      </w:r>
      <w:r w:rsidR="00F6090D">
        <w:t xml:space="preserve">values in plots </w:t>
      </w:r>
      <w:r w:rsidR="00F6090D" w:rsidRPr="00F6090D">
        <w:rPr>
          <w:b/>
        </w:rPr>
        <w:t>D</w:t>
      </w:r>
      <w:r w:rsidR="00F6090D">
        <w:t>-</w:t>
      </w:r>
      <w:r w:rsidR="00F6090D" w:rsidRPr="00F6090D">
        <w:rPr>
          <w:b/>
        </w:rPr>
        <w:t>G</w:t>
      </w:r>
      <w:r w:rsidR="00F6090D">
        <w:t xml:space="preserve"> </w:t>
      </w:r>
      <w:r w:rsidR="007B595B">
        <w:t xml:space="preserve">can be explained by an added affect of the number of secondary occasions, where a lower number of secondary occasions tends to result in higher abundance precision utility values for this range of </w:t>
      </w:r>
      <w:r w:rsidR="007B595B" w:rsidRPr="007B595B">
        <w:rPr>
          <w:position w:val="-12"/>
        </w:rPr>
        <w:object w:dxaOrig="300" w:dyaOrig="360" w14:anchorId="58390F0E">
          <v:shape id="_x0000_i1036" type="#_x0000_t75" style="width:15.05pt;height:18.2pt" o:ole="">
            <v:imagedata r:id="rId30" o:title=""/>
          </v:shape>
          <o:OLEObject Type="Embed" ProgID="Equation.DSMT4" ShapeID="_x0000_i1036" DrawAspect="Content" ObjectID="_1590479833" r:id="rId31"/>
        </w:object>
      </w:r>
      <w:r w:rsidR="007B595B">
        <w:t xml:space="preserve">. </w:t>
      </w:r>
      <w:commentRangeEnd w:id="25"/>
      <w:r w:rsidR="00140F4A">
        <w:rPr>
          <w:rStyle w:val="CommentReference"/>
          <w:rFonts w:asciiTheme="minorHAnsi" w:eastAsiaTheme="minorHAnsi" w:hAnsiTheme="minorHAnsi" w:cstheme="minorBidi"/>
          <w:noProof w:val="0"/>
        </w:rPr>
        <w:commentReference w:id="25"/>
      </w:r>
      <w:commentRangeEnd w:id="26"/>
      <w:r w:rsidR="00D1766F">
        <w:rPr>
          <w:rStyle w:val="CommentReference"/>
          <w:rFonts w:asciiTheme="minorHAnsi" w:eastAsiaTheme="minorHAnsi" w:hAnsiTheme="minorHAnsi" w:cstheme="minorBidi"/>
          <w:noProof w:val="0"/>
        </w:rPr>
        <w:commentReference w:id="26"/>
      </w:r>
      <w:r w:rsidR="007B595B">
        <w:fldChar w:fldCharType="begin"/>
      </w:r>
      <w:r w:rsidR="007B595B">
        <w:instrText xml:space="preserve">TC "7 Trend bias utility and its relationship to </w:instrText>
      </w:r>
      <w:r w:rsidR="007B595B">
        <w:fldChar w:fldCharType="begin"/>
      </w:r>
      <w:r w:rsidR="007B595B">
        <w:instrText xml:space="preserve"> EQ </w:instrText>
      </w:r>
      <w:r w:rsidR="007B595B">
        <w:rPr>
          <w:i/>
          <w:iCs/>
        </w:rPr>
        <w:instrText>p</w:instrText>
      </w:r>
      <w:r w:rsidR="007B595B">
        <w:instrText>\s\do6(</w:instrText>
      </w:r>
      <w:r w:rsidR="007B595B">
        <w:rPr>
          <w:sz w:val="20"/>
          <w:szCs w:val="20"/>
        </w:rPr>
        <w:instrText>0</w:instrText>
      </w:r>
      <w:r w:rsidR="007B595B">
        <w:instrText>)</w:instrText>
      </w:r>
      <w:r w:rsidR="007B595B">
        <w:fldChar w:fldCharType="end"/>
      </w:r>
      <w:r w:rsidR="007B595B">
        <w:instrText xml:space="preserve"> for each estimator." \f f</w:instrText>
      </w:r>
      <w:r w:rsidR="007B595B">
        <w:fldChar w:fldCharType="end"/>
      </w:r>
    </w:p>
    <w:p w14:paraId="7423B2AF" w14:textId="77777777" w:rsidR="007B595B" w:rsidRDefault="007B595B" w:rsidP="00DF6235">
      <w:pPr>
        <w:pStyle w:val="BodyText"/>
        <w:spacing w:line="240" w:lineRule="auto"/>
        <w:ind w:left="720" w:firstLine="0"/>
      </w:pPr>
    </w:p>
    <w:p w14:paraId="188AE1D5" w14:textId="77777777" w:rsidR="00203706" w:rsidRDefault="00203706" w:rsidP="00DF6235">
      <w:pPr>
        <w:pStyle w:val="BodyText"/>
        <w:spacing w:line="240" w:lineRule="auto"/>
        <w:ind w:left="720" w:firstLine="0"/>
      </w:pPr>
    </w:p>
    <w:p w14:paraId="23065E68" w14:textId="77777777" w:rsidR="00203706" w:rsidRDefault="00203706" w:rsidP="00203706">
      <w:pPr>
        <w:pStyle w:val="BodyText"/>
        <w:pageBreakBefore/>
        <w:spacing w:line="240" w:lineRule="auto"/>
        <w:ind w:left="720" w:firstLine="0"/>
      </w:pPr>
    </w:p>
    <w:p w14:paraId="46606DD5" w14:textId="77777777" w:rsidR="00203706" w:rsidRDefault="00203706" w:rsidP="00DF6235">
      <w:pPr>
        <w:pStyle w:val="BodyText"/>
        <w:spacing w:line="240" w:lineRule="auto"/>
        <w:ind w:left="720" w:firstLine="0"/>
        <w:rPr>
          <w:noProof/>
        </w:rPr>
      </w:pPr>
    </w:p>
    <w:p w14:paraId="7C626B1A" w14:textId="0D61978D" w:rsidR="00203706" w:rsidRDefault="00B8726A" w:rsidP="007A23B3">
      <w:pPr>
        <w:pStyle w:val="BodyText"/>
        <w:spacing w:line="240" w:lineRule="auto"/>
        <w:ind w:firstLine="0"/>
        <w:jc w:val="center"/>
      </w:pPr>
      <w:r>
        <w:rPr>
          <w:noProof/>
        </w:rPr>
        <w:drawing>
          <wp:inline distT="0" distB="0" distL="0" distR="0" wp14:anchorId="73FFA37B" wp14:editId="766450EA">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undanceReliability adj.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6B3C5C5" w14:textId="77777777" w:rsidR="007B595B" w:rsidRDefault="007B595B" w:rsidP="00DF6235">
      <w:pPr>
        <w:pStyle w:val="BodyText"/>
        <w:spacing w:line="240" w:lineRule="auto"/>
        <w:ind w:left="720" w:firstLine="0"/>
      </w:pPr>
    </w:p>
    <w:p w14:paraId="19B70430" w14:textId="369F19C3" w:rsidR="007B595B" w:rsidRDefault="00805F8C" w:rsidP="00DF6235">
      <w:pPr>
        <w:pStyle w:val="BodyText"/>
        <w:spacing w:line="240" w:lineRule="auto"/>
        <w:ind w:left="720" w:firstLine="0"/>
      </w:pPr>
      <w:r>
        <w:t>Figure 8</w:t>
      </w:r>
      <w:r w:rsidR="007B595B">
        <w:t>: Abundance reliability, as calculated from the catch-data simulations</w:t>
      </w:r>
      <w:r w:rsidR="001A7BE0">
        <w:t xml:space="preserve"> for trotlines (TLC1)</w:t>
      </w:r>
      <w:r w:rsidR="007B595B">
        <w:t xml:space="preserve">, and its relationship to mean </w:t>
      </w:r>
      <w:r w:rsidR="007B595B" w:rsidRPr="007B595B">
        <w:rPr>
          <w:position w:val="-12"/>
        </w:rPr>
        <w:object w:dxaOrig="300" w:dyaOrig="360" w14:anchorId="5504A1EC">
          <v:shape id="_x0000_i1037" type="#_x0000_t75" style="width:15.05pt;height:18.2pt" o:ole="">
            <v:imagedata r:id="rId24" o:title=""/>
          </v:shape>
          <o:OLEObject Type="Embed" ProgID="Equation.DSMT4" ShapeID="_x0000_i1037" DrawAspect="Content" ObjectID="_1590479834" r:id="rId33"/>
        </w:object>
      </w:r>
      <w:r w:rsidR="007B595B">
        <w:t xml:space="preserve"> for each esti</w:t>
      </w:r>
      <w:r w:rsidR="00B8726A">
        <w:t>mator decision.  Plot label</w:t>
      </w:r>
      <w:r w:rsidR="00117CC3">
        <w:t>s</w:t>
      </w:r>
      <w:r w:rsidR="00B8726A">
        <w:t xml:space="preserve"> in the bottom left hand corner distinguish the estimator package being considered (table 2).  Reliability of the segment-level abundance estimates were calculated </w:t>
      </w:r>
      <w:r w:rsidR="00F6090D">
        <w:t xml:space="preserve">for </w:t>
      </w:r>
      <w:r w:rsidR="00B8726A">
        <w:t xml:space="preserve">the following abundance estimators: </w:t>
      </w:r>
      <w:r w:rsidR="00B8726A">
        <w:rPr>
          <w:b/>
        </w:rPr>
        <w:t>A</w:t>
      </w:r>
      <w:r w:rsidR="00B8726A">
        <w:t xml:space="preserve">.  minimum known alive with weighted mean aggregation (CPUE estimator package) </w:t>
      </w:r>
      <w:r w:rsidR="00B8726A" w:rsidRPr="0066788C">
        <w:rPr>
          <w:b/>
        </w:rPr>
        <w:t>B</w:t>
      </w:r>
      <w:r w:rsidR="00B8726A">
        <w:t xml:space="preserve">. minimum known alive with arithmetic mean aggregation (MKA_AM), </w:t>
      </w:r>
      <w:r w:rsidR="00B8726A" w:rsidRPr="0066788C">
        <w:rPr>
          <w:b/>
        </w:rPr>
        <w:t>C</w:t>
      </w:r>
      <w:r w:rsidR="00B8726A">
        <w:t xml:space="preserve">. minimum known alive with weighted mean aggregation (MKA_WM), </w:t>
      </w:r>
      <w:r w:rsidR="00B8726A" w:rsidRPr="0066788C">
        <w:rPr>
          <w:b/>
        </w:rPr>
        <w:t>D</w:t>
      </w:r>
      <w:r w:rsidR="00B8726A">
        <w:t>. M</w:t>
      </w:r>
      <w:r w:rsidR="00B8726A" w:rsidRPr="0066788C">
        <w:rPr>
          <w:vertAlign w:val="subscript"/>
        </w:rPr>
        <w:t>0</w:t>
      </w:r>
      <w:r w:rsidR="00B8726A">
        <w:t xml:space="preserve"> with arithmetic mean aggregation (M0_AM), </w:t>
      </w:r>
      <w:r w:rsidR="00B8726A" w:rsidRPr="0066788C">
        <w:rPr>
          <w:b/>
        </w:rPr>
        <w:t>E</w:t>
      </w:r>
      <w:r w:rsidR="00B8726A">
        <w:t>. M</w:t>
      </w:r>
      <w:r w:rsidR="00B8726A" w:rsidRPr="0066788C">
        <w:rPr>
          <w:vertAlign w:val="subscript"/>
        </w:rPr>
        <w:t>0</w:t>
      </w:r>
      <w:r w:rsidR="00B8726A">
        <w:t xml:space="preserve"> with weighted mean aggregation (M0_WM), </w:t>
      </w:r>
      <w:r w:rsidR="00B8726A" w:rsidRPr="0066788C">
        <w:rPr>
          <w:b/>
        </w:rPr>
        <w:t>F</w:t>
      </w:r>
      <w:r w:rsidR="00B8726A">
        <w:t>. M</w:t>
      </w:r>
      <w:r w:rsidR="00B8726A" w:rsidRPr="0066788C">
        <w:rPr>
          <w:vertAlign w:val="subscript"/>
        </w:rPr>
        <w:t>t</w:t>
      </w:r>
      <w:r w:rsidR="00B8726A">
        <w:t xml:space="preserve"> with arithmetic mean aggregation (</w:t>
      </w:r>
      <w:proofErr w:type="spellStart"/>
      <w:r w:rsidR="00B8726A">
        <w:t>Mt_AM</w:t>
      </w:r>
      <w:proofErr w:type="spellEnd"/>
      <w:r w:rsidR="00B8726A">
        <w:t xml:space="preserve">),  </w:t>
      </w:r>
      <w:r w:rsidR="00B8726A" w:rsidRPr="0066788C">
        <w:rPr>
          <w:b/>
        </w:rPr>
        <w:t>G</w:t>
      </w:r>
      <w:r w:rsidR="00B8726A">
        <w:t>. M</w:t>
      </w:r>
      <w:r w:rsidR="00B8726A" w:rsidRPr="0066788C">
        <w:rPr>
          <w:vertAlign w:val="subscript"/>
        </w:rPr>
        <w:t>t</w:t>
      </w:r>
      <w:r w:rsidR="00B8726A">
        <w:t xml:space="preserve"> with weighted mean aggregation (</w:t>
      </w:r>
      <w:proofErr w:type="spellStart"/>
      <w:r w:rsidR="00B8726A">
        <w:t>Mt_WM</w:t>
      </w:r>
      <w:proofErr w:type="spellEnd"/>
      <w:r w:rsidR="00B8726A">
        <w:t xml:space="preserve">),  </w:t>
      </w:r>
      <w:r w:rsidR="00B8726A" w:rsidRPr="0066788C">
        <w:rPr>
          <w:b/>
        </w:rPr>
        <w:t>H</w:t>
      </w:r>
      <w:r w:rsidR="00B8726A">
        <w:t>. multi-state robust design (CRDMS).</w:t>
      </w:r>
      <w:r w:rsidR="007B595B">
        <w:t xml:space="preserve">  </w:t>
      </w:r>
    </w:p>
    <w:p w14:paraId="1D287550" w14:textId="77777777" w:rsidR="007B595B" w:rsidRDefault="007B595B" w:rsidP="007B595B">
      <w:pPr>
        <w:pStyle w:val="BodyText"/>
        <w:spacing w:line="240" w:lineRule="auto"/>
        <w:ind w:firstLine="0"/>
        <w:rPr>
          <w:noProof/>
        </w:rPr>
      </w:pPr>
    </w:p>
    <w:p w14:paraId="342949AB" w14:textId="77777777" w:rsidR="007B595B" w:rsidRDefault="007B595B" w:rsidP="007B595B">
      <w:pPr>
        <w:pStyle w:val="BodyText"/>
        <w:pageBreakBefore/>
        <w:spacing w:line="240" w:lineRule="auto"/>
        <w:ind w:firstLine="0"/>
        <w:rPr>
          <w:noProof/>
        </w:rPr>
      </w:pPr>
    </w:p>
    <w:p w14:paraId="2EFBE32A" w14:textId="77777777" w:rsidR="007B595B" w:rsidRDefault="007B595B" w:rsidP="00DF6235">
      <w:pPr>
        <w:pStyle w:val="BodyText"/>
        <w:spacing w:line="240" w:lineRule="auto"/>
        <w:ind w:left="720" w:firstLine="0"/>
        <w:rPr>
          <w:noProof/>
        </w:rPr>
      </w:pPr>
    </w:p>
    <w:p w14:paraId="3EB20A2A" w14:textId="07AA8173" w:rsidR="009A7698" w:rsidRDefault="00B8726A" w:rsidP="009A7698">
      <w:pPr>
        <w:pStyle w:val="BodyText"/>
        <w:spacing w:line="240" w:lineRule="auto"/>
        <w:ind w:firstLine="0"/>
        <w:jc w:val="center"/>
      </w:pPr>
      <w:r>
        <w:rPr>
          <w:noProof/>
        </w:rPr>
        <w:drawing>
          <wp:inline distT="0" distB="0" distL="0" distR="0" wp14:anchorId="3334DD43" wp14:editId="68061EE5">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endBias adj.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69E495" w14:textId="10AC1A58" w:rsidR="007B595B" w:rsidRDefault="00805F8C" w:rsidP="009A7698">
      <w:pPr>
        <w:pStyle w:val="BodyText"/>
        <w:spacing w:line="240" w:lineRule="auto"/>
        <w:ind w:left="720" w:firstLine="0"/>
      </w:pPr>
      <w:r>
        <w:t>Figure 9</w:t>
      </w:r>
      <w:r w:rsidR="007B595B">
        <w:t>: Trend bias utility, as calculated from the catch-data simulations</w:t>
      </w:r>
      <w:r w:rsidR="001A7BE0">
        <w:t xml:space="preserve"> for trotlines (TLC1)</w:t>
      </w:r>
      <w:r w:rsidR="007B595B">
        <w:t xml:space="preserve">, and its relationship to mean </w:t>
      </w:r>
      <w:r w:rsidR="007B595B" w:rsidRPr="007B595B">
        <w:rPr>
          <w:position w:val="-12"/>
        </w:rPr>
        <w:object w:dxaOrig="300" w:dyaOrig="360" w14:anchorId="42AFEF16">
          <v:shape id="_x0000_i1038" type="#_x0000_t75" style="width:15.05pt;height:18.2pt" o:ole="">
            <v:imagedata r:id="rId24" o:title=""/>
          </v:shape>
          <o:OLEObject Type="Embed" ProgID="Equation.DSMT4" ShapeID="_x0000_i1038" DrawAspect="Content" ObjectID="_1590479835" r:id="rId35"/>
        </w:object>
      </w:r>
      <w:r w:rsidR="007B595B">
        <w:t xml:space="preserve"> for each estimator</w:t>
      </w:r>
      <w:r w:rsidR="00B8726A">
        <w:t xml:space="preserve"> decision</w:t>
      </w:r>
      <w:r w:rsidR="007B595B">
        <w:t>.</w:t>
      </w:r>
      <w:r w:rsidR="00823A92">
        <w:t xml:space="preserve">  Plot label</w:t>
      </w:r>
      <w:r w:rsidR="00117CC3">
        <w:t>s</w:t>
      </w:r>
      <w:r w:rsidR="00823A92">
        <w:t xml:space="preserve"> in the bottom left hand corner distinguish the packaged estimator choices (table 2).  Plot </w:t>
      </w:r>
      <w:r w:rsidR="00823A92" w:rsidRPr="0066788C">
        <w:rPr>
          <w:b/>
        </w:rPr>
        <w:t>A</w:t>
      </w:r>
      <w:r w:rsidR="00823A92">
        <w:t xml:space="preserve"> uses the catch-effort based trend estimator (CPUE), while plots </w:t>
      </w:r>
      <w:r w:rsidR="00823A92" w:rsidRPr="0066788C">
        <w:rPr>
          <w:b/>
        </w:rPr>
        <w:t>B</w:t>
      </w:r>
      <w:r w:rsidR="00823A92">
        <w:t>-</w:t>
      </w:r>
      <w:r w:rsidR="00823A92" w:rsidRPr="0066788C">
        <w:rPr>
          <w:b/>
        </w:rPr>
        <w:t>H</w:t>
      </w:r>
      <w:r w:rsidR="00823A92">
        <w:t xml:space="preserve"> use the abundance based trend estimation method, where segment-level abundance estimates were provided by the following abundance estimators:  </w:t>
      </w:r>
      <w:r w:rsidR="00823A92" w:rsidRPr="0066788C">
        <w:rPr>
          <w:b/>
        </w:rPr>
        <w:t>B</w:t>
      </w:r>
      <w:r w:rsidR="00823A92">
        <w:t xml:space="preserve">. minimum known alive with arithmetic mean aggregation (MKA_AM), </w:t>
      </w:r>
      <w:r w:rsidR="00823A92" w:rsidRPr="0066788C">
        <w:rPr>
          <w:b/>
        </w:rPr>
        <w:t>C</w:t>
      </w:r>
      <w:r w:rsidR="00823A92">
        <w:t xml:space="preserve">. minimum known alive with weighted mean aggregation (MKA_WM), </w:t>
      </w:r>
      <w:r w:rsidR="00823A92" w:rsidRPr="0066788C">
        <w:rPr>
          <w:b/>
        </w:rPr>
        <w:t>D</w:t>
      </w:r>
      <w:r w:rsidR="00823A92">
        <w:t>. M</w:t>
      </w:r>
      <w:r w:rsidR="00823A92" w:rsidRPr="0066788C">
        <w:rPr>
          <w:vertAlign w:val="subscript"/>
        </w:rPr>
        <w:t>0</w:t>
      </w:r>
      <w:r w:rsidR="00823A92">
        <w:t xml:space="preserve"> with arithmetic mean aggregation (M0_AM), </w:t>
      </w:r>
      <w:r w:rsidR="00823A92" w:rsidRPr="0066788C">
        <w:rPr>
          <w:b/>
        </w:rPr>
        <w:t>E</w:t>
      </w:r>
      <w:r w:rsidR="00823A92">
        <w:t>. M</w:t>
      </w:r>
      <w:r w:rsidR="00823A92" w:rsidRPr="0066788C">
        <w:rPr>
          <w:vertAlign w:val="subscript"/>
        </w:rPr>
        <w:t>0</w:t>
      </w:r>
      <w:r w:rsidR="00823A92">
        <w:t xml:space="preserve"> with weighted mean aggregation (M0_WM), </w:t>
      </w:r>
      <w:r w:rsidR="00823A92" w:rsidRPr="0066788C">
        <w:rPr>
          <w:b/>
        </w:rPr>
        <w:t>F</w:t>
      </w:r>
      <w:r w:rsidR="00823A92">
        <w:t>. M</w:t>
      </w:r>
      <w:r w:rsidR="00823A92" w:rsidRPr="0066788C">
        <w:rPr>
          <w:vertAlign w:val="subscript"/>
        </w:rPr>
        <w:t>t</w:t>
      </w:r>
      <w:r w:rsidR="00823A92">
        <w:t xml:space="preserve"> with arithmetic mean aggregation (</w:t>
      </w:r>
      <w:proofErr w:type="spellStart"/>
      <w:r w:rsidR="00823A92">
        <w:t>Mt_AM</w:t>
      </w:r>
      <w:proofErr w:type="spellEnd"/>
      <w:r w:rsidR="00823A92">
        <w:t xml:space="preserve">),  </w:t>
      </w:r>
      <w:r w:rsidR="00823A92" w:rsidRPr="0066788C">
        <w:rPr>
          <w:b/>
        </w:rPr>
        <w:t>G</w:t>
      </w:r>
      <w:r w:rsidR="00823A92">
        <w:t>. M</w:t>
      </w:r>
      <w:r w:rsidR="00823A92" w:rsidRPr="0066788C">
        <w:rPr>
          <w:vertAlign w:val="subscript"/>
        </w:rPr>
        <w:t>t</w:t>
      </w:r>
      <w:r w:rsidR="00823A92">
        <w:t xml:space="preserve"> with weighted mean aggregation (</w:t>
      </w:r>
      <w:proofErr w:type="spellStart"/>
      <w:r w:rsidR="00823A92">
        <w:t>Mt_WM</w:t>
      </w:r>
      <w:proofErr w:type="spellEnd"/>
      <w:r w:rsidR="00823A92">
        <w:t xml:space="preserve">),  </w:t>
      </w:r>
      <w:r w:rsidR="00823A92" w:rsidRPr="0066788C">
        <w:rPr>
          <w:b/>
        </w:rPr>
        <w:t>H</w:t>
      </w:r>
      <w:r w:rsidR="00823A92">
        <w:t>. multi-state robust design (CRDMS).</w:t>
      </w:r>
    </w:p>
    <w:p w14:paraId="05732B2F" w14:textId="77777777" w:rsidR="00203706" w:rsidRDefault="00203706" w:rsidP="009A7698">
      <w:pPr>
        <w:pStyle w:val="BodyText"/>
        <w:pageBreakBefore/>
        <w:spacing w:line="240" w:lineRule="auto"/>
        <w:ind w:firstLine="0"/>
        <w:jc w:val="center"/>
      </w:pPr>
    </w:p>
    <w:p w14:paraId="2E4C51B6" w14:textId="77777777" w:rsidR="007B595B" w:rsidRDefault="007B595B" w:rsidP="00DF6235">
      <w:pPr>
        <w:pStyle w:val="BodyText"/>
        <w:spacing w:line="240" w:lineRule="auto"/>
        <w:ind w:left="720" w:firstLine="0"/>
        <w:rPr>
          <w:noProof/>
        </w:rPr>
      </w:pPr>
    </w:p>
    <w:p w14:paraId="40E79054" w14:textId="2F6DDBB5" w:rsidR="00203706" w:rsidRDefault="00203706" w:rsidP="00DF6235">
      <w:pPr>
        <w:pStyle w:val="BodyText"/>
        <w:spacing w:line="240" w:lineRule="auto"/>
        <w:ind w:left="720" w:firstLine="0"/>
      </w:pPr>
    </w:p>
    <w:p w14:paraId="24927FC1" w14:textId="20C49CB0" w:rsidR="009A7698" w:rsidRDefault="00B8726A" w:rsidP="009A7698">
      <w:pPr>
        <w:pStyle w:val="BodyText"/>
        <w:spacing w:line="240" w:lineRule="auto"/>
        <w:ind w:firstLine="0"/>
        <w:jc w:val="center"/>
      </w:pPr>
      <w:r>
        <w:rPr>
          <w:noProof/>
        </w:rPr>
        <w:drawing>
          <wp:inline distT="0" distB="0" distL="0" distR="0" wp14:anchorId="31BBD2BF" wp14:editId="0BA99CFD">
            <wp:extent cx="59436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endPrecision adj.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8F455A" w14:textId="357B66E7" w:rsidR="0066788C" w:rsidRDefault="00805F8C" w:rsidP="0066788C">
      <w:pPr>
        <w:pStyle w:val="BodyText"/>
        <w:spacing w:line="240" w:lineRule="auto"/>
        <w:ind w:left="720" w:firstLine="0"/>
      </w:pPr>
      <w:r>
        <w:t>Figure 10</w:t>
      </w:r>
      <w:r w:rsidR="007B595B">
        <w:t>: Trend precision utility, as calculated from the catch-data simulations</w:t>
      </w:r>
      <w:r w:rsidR="001A7BE0">
        <w:t xml:space="preserve"> for trotlines (TLC1)</w:t>
      </w:r>
      <w:r w:rsidR="007B595B">
        <w:t xml:space="preserve">, and its relationship to mean </w:t>
      </w:r>
      <w:r w:rsidR="007B595B" w:rsidRPr="007B595B">
        <w:rPr>
          <w:position w:val="-12"/>
        </w:rPr>
        <w:object w:dxaOrig="300" w:dyaOrig="360" w14:anchorId="42D13B34">
          <v:shape id="_x0000_i1039" type="#_x0000_t75" style="width:15.05pt;height:18.2pt" o:ole="">
            <v:imagedata r:id="rId24" o:title=""/>
          </v:shape>
          <o:OLEObject Type="Embed" ProgID="Equation.DSMT4" ShapeID="_x0000_i1039" DrawAspect="Content" ObjectID="_1590479836" r:id="rId37"/>
        </w:object>
      </w:r>
      <w:r w:rsidR="007B595B">
        <w:t xml:space="preserve"> for each estimator</w:t>
      </w:r>
      <w:r w:rsidR="00136E4F">
        <w:t xml:space="preserve"> decision</w:t>
      </w:r>
      <w:r w:rsidR="007B595B">
        <w:t>.</w:t>
      </w:r>
      <w:r w:rsidR="00136E4F">
        <w:t xml:space="preserve">  Plot label</w:t>
      </w:r>
      <w:r w:rsidR="00117CC3">
        <w:t>s</w:t>
      </w:r>
      <w:r w:rsidR="00136E4F">
        <w:t xml:space="preserve"> in the bottom left hand corner dis</w:t>
      </w:r>
      <w:r w:rsidR="00823A92">
        <w:t>tinguish</w:t>
      </w:r>
      <w:r w:rsidR="0066788C">
        <w:t xml:space="preserve"> the packaged estimator choice (table 2).</w:t>
      </w:r>
      <w:r w:rsidR="00136E4F">
        <w:t xml:space="preserve"> </w:t>
      </w:r>
      <w:r w:rsidR="0066788C">
        <w:t xml:space="preserve"> </w:t>
      </w:r>
      <w:r w:rsidR="00136E4F">
        <w:t xml:space="preserve">Plot </w:t>
      </w:r>
      <w:r w:rsidR="00136E4F" w:rsidRPr="0066788C">
        <w:rPr>
          <w:b/>
        </w:rPr>
        <w:t>A</w:t>
      </w:r>
      <w:r w:rsidR="00136E4F">
        <w:t xml:space="preserve"> uses the catch-effort based trend estimator (CPUE), while Plots </w:t>
      </w:r>
      <w:r w:rsidR="00136E4F" w:rsidRPr="0066788C">
        <w:rPr>
          <w:b/>
        </w:rPr>
        <w:t>B</w:t>
      </w:r>
      <w:r w:rsidR="00136E4F">
        <w:t>-</w:t>
      </w:r>
      <w:r w:rsidR="00136E4F" w:rsidRPr="0066788C">
        <w:rPr>
          <w:b/>
        </w:rPr>
        <w:t>H</w:t>
      </w:r>
      <w:r w:rsidR="00136E4F">
        <w:t xml:space="preserve"> use the abundance based trend estimation method, where segment-level abundance estimates were provided by</w:t>
      </w:r>
      <w:r w:rsidR="0066788C">
        <w:t xml:space="preserve"> the following abundance estimators: </w:t>
      </w:r>
      <w:r w:rsidR="00136E4F">
        <w:t xml:space="preserve"> </w:t>
      </w:r>
      <w:r w:rsidR="0066788C" w:rsidRPr="0066788C">
        <w:rPr>
          <w:b/>
        </w:rPr>
        <w:t>B</w:t>
      </w:r>
      <w:r w:rsidR="0066788C">
        <w:t xml:space="preserve">. </w:t>
      </w:r>
      <w:r w:rsidR="00136E4F">
        <w:t>minimum known alive with arithmetic mean aggregation (MKA_AM)</w:t>
      </w:r>
      <w:r w:rsidR="0066788C">
        <w:t xml:space="preserve">, </w:t>
      </w:r>
      <w:r w:rsidR="0066788C" w:rsidRPr="0066788C">
        <w:rPr>
          <w:b/>
        </w:rPr>
        <w:t>C</w:t>
      </w:r>
      <w:r w:rsidR="0066788C">
        <w:t xml:space="preserve">. </w:t>
      </w:r>
      <w:r w:rsidR="00136E4F">
        <w:t>minimum known alive</w:t>
      </w:r>
      <w:r w:rsidR="0066788C">
        <w:t xml:space="preserve"> with weighted</w:t>
      </w:r>
      <w:r w:rsidR="00136E4F">
        <w:t xml:space="preserve"> mean aggregation</w:t>
      </w:r>
      <w:r w:rsidR="0066788C">
        <w:t xml:space="preserve"> (MKA_W</w:t>
      </w:r>
      <w:r w:rsidR="00136E4F">
        <w:t>M),</w:t>
      </w:r>
      <w:r w:rsidR="0066788C">
        <w:t xml:space="preserve"> </w:t>
      </w:r>
      <w:r w:rsidR="0066788C" w:rsidRPr="0066788C">
        <w:rPr>
          <w:b/>
        </w:rPr>
        <w:t>D</w:t>
      </w:r>
      <w:r w:rsidR="0066788C">
        <w:t>. M</w:t>
      </w:r>
      <w:r w:rsidR="0066788C" w:rsidRPr="0066788C">
        <w:rPr>
          <w:vertAlign w:val="subscript"/>
        </w:rPr>
        <w:t>0</w:t>
      </w:r>
      <w:r w:rsidR="0066788C">
        <w:t xml:space="preserve"> with arithmetic mean aggregation (M0_AM), </w:t>
      </w:r>
      <w:r w:rsidR="0066788C" w:rsidRPr="0066788C">
        <w:rPr>
          <w:b/>
        </w:rPr>
        <w:t>E</w:t>
      </w:r>
      <w:r w:rsidR="0066788C">
        <w:t>. M</w:t>
      </w:r>
      <w:r w:rsidR="0066788C" w:rsidRPr="0066788C">
        <w:rPr>
          <w:vertAlign w:val="subscript"/>
        </w:rPr>
        <w:t>0</w:t>
      </w:r>
      <w:r w:rsidR="0066788C">
        <w:t xml:space="preserve"> with weighted mean aggregation (M0_WM), </w:t>
      </w:r>
      <w:r w:rsidR="0066788C" w:rsidRPr="0066788C">
        <w:rPr>
          <w:b/>
        </w:rPr>
        <w:t>F</w:t>
      </w:r>
      <w:r w:rsidR="0066788C">
        <w:t>. M</w:t>
      </w:r>
      <w:r w:rsidR="0066788C" w:rsidRPr="0066788C">
        <w:rPr>
          <w:vertAlign w:val="subscript"/>
        </w:rPr>
        <w:t>t</w:t>
      </w:r>
      <w:r w:rsidR="0066788C">
        <w:t xml:space="preserve"> with arithmetic mean aggregation (</w:t>
      </w:r>
      <w:proofErr w:type="spellStart"/>
      <w:r w:rsidR="0066788C">
        <w:t>Mt_AM</w:t>
      </w:r>
      <w:proofErr w:type="spellEnd"/>
      <w:r w:rsidR="0066788C">
        <w:t xml:space="preserve">), </w:t>
      </w:r>
      <w:r w:rsidR="00136E4F">
        <w:t xml:space="preserve"> </w:t>
      </w:r>
      <w:r w:rsidR="0066788C" w:rsidRPr="0066788C">
        <w:rPr>
          <w:b/>
        </w:rPr>
        <w:t>G</w:t>
      </w:r>
      <w:r w:rsidR="0066788C">
        <w:t>. M</w:t>
      </w:r>
      <w:r w:rsidR="0066788C" w:rsidRPr="0066788C">
        <w:rPr>
          <w:vertAlign w:val="subscript"/>
        </w:rPr>
        <w:t>t</w:t>
      </w:r>
      <w:r w:rsidR="0066788C">
        <w:t xml:space="preserve"> with weighted mean aggregation (</w:t>
      </w:r>
      <w:proofErr w:type="spellStart"/>
      <w:r w:rsidR="0066788C">
        <w:t>Mt_WM</w:t>
      </w:r>
      <w:proofErr w:type="spellEnd"/>
      <w:r w:rsidR="0066788C">
        <w:t xml:space="preserve">),  </w:t>
      </w:r>
      <w:r w:rsidR="0066788C" w:rsidRPr="0066788C">
        <w:rPr>
          <w:b/>
        </w:rPr>
        <w:t>H</w:t>
      </w:r>
      <w:r w:rsidR="0066788C">
        <w:t>. multi-state robust design (CRDMS).</w:t>
      </w:r>
    </w:p>
    <w:p w14:paraId="14DEB752" w14:textId="77777777" w:rsidR="007B595B" w:rsidRDefault="007B595B" w:rsidP="00DF6235">
      <w:pPr>
        <w:pStyle w:val="BodyText"/>
        <w:spacing w:line="240" w:lineRule="auto"/>
        <w:ind w:left="720" w:firstLine="0"/>
      </w:pPr>
    </w:p>
    <w:p w14:paraId="3F2B7D83" w14:textId="77777777" w:rsidR="00DF6235" w:rsidRDefault="00DF6235" w:rsidP="00DF6235">
      <w:pPr>
        <w:pStyle w:val="BodyText"/>
        <w:pageBreakBefore/>
        <w:spacing w:line="240" w:lineRule="auto"/>
        <w:ind w:left="720" w:firstLine="0"/>
      </w:pPr>
    </w:p>
    <w:p w14:paraId="027AD154" w14:textId="733F3061" w:rsidR="00DF6235" w:rsidRPr="00DF6235" w:rsidRDefault="00DF6235" w:rsidP="00DF6235">
      <w:pPr>
        <w:spacing w:after="0"/>
        <w:rPr>
          <w:rFonts w:ascii="Times New Roman" w:hAnsi="Times New Roman" w:cs="Times New Roman"/>
        </w:rPr>
      </w:pPr>
      <w:r w:rsidRPr="00DF6235">
        <w:rPr>
          <w:rFonts w:ascii="Times New Roman" w:hAnsi="Times New Roman" w:cs="Times New Roman"/>
        </w:rPr>
        <w:t>Table 1. Median effort in minutes per deployment, and shape and rate values used to generate sampling effort data by gear and basin.</w:t>
      </w:r>
      <w:r w:rsidR="004C78BD">
        <w:rPr>
          <w:rFonts w:ascii="Times New Roman" w:hAnsi="Times New Roman" w:cs="Times New Roman"/>
        </w:rPr>
        <w:t xml:space="preserve">  Median deployment times were </w:t>
      </w:r>
      <w:commentRangeStart w:id="27"/>
      <w:r w:rsidR="004C78BD">
        <w:rPr>
          <w:rFonts w:ascii="Times New Roman" w:hAnsi="Times New Roman" w:cs="Times New Roman"/>
        </w:rPr>
        <w:t xml:space="preserve">minded </w:t>
      </w:r>
      <w:commentRangeEnd w:id="27"/>
      <w:r w:rsidR="0055239B">
        <w:rPr>
          <w:rStyle w:val="CommentReference"/>
        </w:rPr>
        <w:commentReference w:id="27"/>
      </w:r>
      <w:r w:rsidR="004C78BD">
        <w:rPr>
          <w:rFonts w:ascii="Times New Roman" w:hAnsi="Times New Roman" w:cs="Times New Roman"/>
        </w:rPr>
        <w:t xml:space="preserve">from the PSPAP database and do not include the time needed </w:t>
      </w:r>
      <w:r w:rsidR="00D91B12">
        <w:rPr>
          <w:rFonts w:ascii="Times New Roman" w:hAnsi="Times New Roman" w:cs="Times New Roman"/>
        </w:rPr>
        <w:t>to prepare for the deployment or</w:t>
      </w:r>
      <w:r w:rsidR="004C78BD">
        <w:rPr>
          <w:rFonts w:ascii="Times New Roman" w:hAnsi="Times New Roman" w:cs="Times New Roman"/>
        </w:rPr>
        <w:t xml:space="preserve"> to record the collection data.  Rate and shape values </w:t>
      </w:r>
      <w:r w:rsidRPr="00DF6235">
        <w:rPr>
          <w:rFonts w:ascii="Times New Roman" w:hAnsi="Times New Roman" w:cs="Times New Roman"/>
        </w:rPr>
        <w:t>were determined by fitting a gamma distribution to effort data mined from the PSPAP database.</w:t>
      </w:r>
      <w:r w:rsidR="004C78BD">
        <w:rPr>
          <w:rFonts w:ascii="Times New Roman" w:hAnsi="Times New Roman" w:cs="Times New Roman"/>
        </w:rPr>
        <w:t xml:space="preserve"> </w:t>
      </w:r>
    </w:p>
    <w:p w14:paraId="3CBD229D" w14:textId="77777777" w:rsidR="00DF6235" w:rsidRPr="00DF6235" w:rsidRDefault="00DF6235" w:rsidP="00DF6235">
      <w:pPr>
        <w:spacing w:after="0"/>
        <w:rPr>
          <w:rFonts w:ascii="Times New Roman" w:hAnsi="Times New Roman" w:cs="Times New Roman"/>
        </w:rPr>
      </w:pPr>
    </w:p>
    <w:tbl>
      <w:tblPr>
        <w:tblW w:w="9352" w:type="dxa"/>
        <w:tblInd w:w="8" w:type="dxa"/>
        <w:tblLayout w:type="fixed"/>
        <w:tblCellMar>
          <w:left w:w="0" w:type="dxa"/>
          <w:right w:w="0" w:type="dxa"/>
        </w:tblCellMar>
        <w:tblLook w:val="0000" w:firstRow="0" w:lastRow="0" w:firstColumn="0" w:lastColumn="0" w:noHBand="0" w:noVBand="0"/>
      </w:tblPr>
      <w:tblGrid>
        <w:gridCol w:w="1792"/>
        <w:gridCol w:w="1620"/>
        <w:gridCol w:w="1530"/>
        <w:gridCol w:w="1890"/>
        <w:gridCol w:w="1170"/>
        <w:gridCol w:w="1350"/>
        <w:tblGridChange w:id="28">
          <w:tblGrid>
            <w:gridCol w:w="1792"/>
            <w:gridCol w:w="1620"/>
            <w:gridCol w:w="1530"/>
            <w:gridCol w:w="1890"/>
            <w:gridCol w:w="1170"/>
            <w:gridCol w:w="1350"/>
          </w:tblGrid>
        </w:tblGridChange>
      </w:tblGrid>
      <w:tr w:rsidR="00D91B12" w:rsidRPr="00DF6235" w14:paraId="7DC7E351" w14:textId="77777777" w:rsidTr="00E33C15">
        <w:trPr>
          <w:trHeight w:val="256"/>
        </w:trPr>
        <w:tc>
          <w:tcPr>
            <w:tcW w:w="1792" w:type="dxa"/>
            <w:tcBorders>
              <w:top w:val="single" w:sz="4" w:space="0" w:color="auto"/>
              <w:bottom w:val="single" w:sz="4" w:space="0" w:color="auto"/>
            </w:tcBorders>
          </w:tcPr>
          <w:p w14:paraId="3EE5A320" w14:textId="002E8E86" w:rsidR="00D91B12" w:rsidRPr="00DF6235" w:rsidRDefault="00D91B12" w:rsidP="0055239B">
            <w:pPr>
              <w:spacing w:after="0"/>
              <w:rPr>
                <w:rFonts w:ascii="Times New Roman" w:hAnsi="Times New Roman" w:cs="Times New Roman"/>
              </w:rPr>
              <w:pPrChange w:id="29" w:author="Michael Colvin" w:date="2018-06-14T10:58:00Z">
                <w:pPr>
                  <w:spacing w:after="0"/>
                  <w:jc w:val="center"/>
                </w:pPr>
              </w:pPrChange>
            </w:pPr>
            <w:r w:rsidRPr="00DF6235">
              <w:rPr>
                <w:rFonts w:ascii="Times New Roman" w:hAnsi="Times New Roman" w:cs="Times New Roman"/>
                <w:b/>
                <w:bCs/>
              </w:rPr>
              <w:t>Basin</w:t>
            </w:r>
          </w:p>
        </w:tc>
        <w:tc>
          <w:tcPr>
            <w:tcW w:w="1620" w:type="dxa"/>
            <w:tcBorders>
              <w:top w:val="single" w:sz="4" w:space="0" w:color="auto"/>
              <w:bottom w:val="single" w:sz="4" w:space="0" w:color="auto"/>
            </w:tcBorders>
          </w:tcPr>
          <w:p w14:paraId="0AAFD50D" w14:textId="75D1797C" w:rsidR="00D91B12" w:rsidRPr="00DF6235" w:rsidRDefault="00D91B12" w:rsidP="0055239B">
            <w:pPr>
              <w:spacing w:after="0"/>
              <w:rPr>
                <w:rFonts w:ascii="Times New Roman" w:hAnsi="Times New Roman" w:cs="Times New Roman"/>
              </w:rPr>
              <w:pPrChange w:id="30" w:author="Michael Colvin" w:date="2018-06-14T10:58:00Z">
                <w:pPr>
                  <w:spacing w:after="0"/>
                  <w:jc w:val="center"/>
                </w:pPr>
              </w:pPrChange>
            </w:pPr>
            <w:r w:rsidRPr="00DF6235">
              <w:rPr>
                <w:rFonts w:ascii="Times New Roman" w:hAnsi="Times New Roman" w:cs="Times New Roman"/>
                <w:b/>
                <w:bCs/>
              </w:rPr>
              <w:t>Gear</w:t>
            </w:r>
          </w:p>
        </w:tc>
        <w:tc>
          <w:tcPr>
            <w:tcW w:w="1530" w:type="dxa"/>
            <w:tcBorders>
              <w:top w:val="single" w:sz="4" w:space="0" w:color="auto"/>
              <w:bottom w:val="single" w:sz="4" w:space="0" w:color="auto"/>
            </w:tcBorders>
          </w:tcPr>
          <w:p w14:paraId="470F0A0B" w14:textId="1B964F8B" w:rsidR="00D91B12" w:rsidRPr="00DF6235" w:rsidRDefault="00D91B12" w:rsidP="0055239B">
            <w:pPr>
              <w:spacing w:after="0"/>
              <w:rPr>
                <w:rFonts w:ascii="Times New Roman" w:hAnsi="Times New Roman" w:cs="Times New Roman"/>
                <w:b/>
                <w:bCs/>
              </w:rPr>
              <w:pPrChange w:id="31" w:author="Michael Colvin" w:date="2018-06-14T10:58:00Z">
                <w:pPr>
                  <w:spacing w:after="0"/>
                  <w:jc w:val="center"/>
                </w:pPr>
              </w:pPrChange>
            </w:pPr>
            <w:r>
              <w:rPr>
                <w:rFonts w:ascii="Times New Roman" w:hAnsi="Times New Roman" w:cs="Times New Roman"/>
                <w:b/>
                <w:bCs/>
              </w:rPr>
              <w:t>Gear Code</w:t>
            </w:r>
          </w:p>
        </w:tc>
        <w:tc>
          <w:tcPr>
            <w:tcW w:w="1890" w:type="dxa"/>
            <w:tcBorders>
              <w:top w:val="single" w:sz="4" w:space="0" w:color="auto"/>
              <w:bottom w:val="single" w:sz="4" w:space="0" w:color="auto"/>
            </w:tcBorders>
          </w:tcPr>
          <w:p w14:paraId="168CFFB5" w14:textId="0CC39A9C" w:rsidR="00D91B12" w:rsidRPr="00DF6235" w:rsidRDefault="00D91B12" w:rsidP="00DF6235">
            <w:pPr>
              <w:spacing w:after="0"/>
              <w:jc w:val="center"/>
              <w:rPr>
                <w:rFonts w:ascii="Times New Roman" w:hAnsi="Times New Roman" w:cs="Times New Roman"/>
                <w:b/>
                <w:bCs/>
              </w:rPr>
            </w:pPr>
            <w:r w:rsidRPr="00DF6235">
              <w:rPr>
                <w:rFonts w:ascii="Times New Roman" w:hAnsi="Times New Roman" w:cs="Times New Roman"/>
                <w:b/>
                <w:bCs/>
              </w:rPr>
              <w:t xml:space="preserve">Median Effort </w:t>
            </w:r>
          </w:p>
        </w:tc>
        <w:tc>
          <w:tcPr>
            <w:tcW w:w="1170" w:type="dxa"/>
            <w:tcBorders>
              <w:top w:val="single" w:sz="4" w:space="0" w:color="auto"/>
              <w:bottom w:val="single" w:sz="4" w:space="0" w:color="auto"/>
            </w:tcBorders>
          </w:tcPr>
          <w:p w14:paraId="3A3A8E22" w14:textId="77777777"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b/>
                <w:bCs/>
              </w:rPr>
              <w:t>Shape</w:t>
            </w:r>
          </w:p>
        </w:tc>
        <w:tc>
          <w:tcPr>
            <w:tcW w:w="1350" w:type="dxa"/>
            <w:tcBorders>
              <w:top w:val="single" w:sz="4" w:space="0" w:color="auto"/>
              <w:bottom w:val="single" w:sz="4" w:space="0" w:color="auto"/>
            </w:tcBorders>
          </w:tcPr>
          <w:p w14:paraId="736B7DD9" w14:textId="77777777"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b/>
                <w:bCs/>
              </w:rPr>
              <w:t>Rate</w:t>
            </w:r>
          </w:p>
        </w:tc>
      </w:tr>
      <w:tr w:rsidR="00D91B12" w:rsidRPr="00DF6235" w14:paraId="4C35CAB5" w14:textId="77777777" w:rsidTr="00E33C15">
        <w:trPr>
          <w:trHeight w:val="269"/>
        </w:trPr>
        <w:tc>
          <w:tcPr>
            <w:tcW w:w="1792" w:type="dxa"/>
            <w:tcBorders>
              <w:top w:val="single" w:sz="4" w:space="0" w:color="auto"/>
            </w:tcBorders>
          </w:tcPr>
          <w:p w14:paraId="1C5AD9F6" w14:textId="59E73224" w:rsidR="00D91B12" w:rsidRPr="00DF6235" w:rsidRDefault="00D91B12" w:rsidP="0055239B">
            <w:pPr>
              <w:spacing w:after="0"/>
              <w:rPr>
                <w:rFonts w:ascii="Times New Roman" w:hAnsi="Times New Roman" w:cs="Times New Roman"/>
              </w:rPr>
              <w:pPrChange w:id="32" w:author="Michael Colvin" w:date="2018-06-14T10:58:00Z">
                <w:pPr>
                  <w:spacing w:after="0"/>
                  <w:jc w:val="center"/>
                </w:pPr>
              </w:pPrChange>
            </w:pPr>
            <w:r w:rsidRPr="00DF6235">
              <w:rPr>
                <w:rFonts w:ascii="Times New Roman" w:hAnsi="Times New Roman" w:cs="Times New Roman"/>
              </w:rPr>
              <w:t>Upper Basin</w:t>
            </w:r>
          </w:p>
        </w:tc>
        <w:tc>
          <w:tcPr>
            <w:tcW w:w="1620" w:type="dxa"/>
            <w:tcBorders>
              <w:top w:val="single" w:sz="4" w:space="0" w:color="auto"/>
            </w:tcBorders>
          </w:tcPr>
          <w:p w14:paraId="6468780C" w14:textId="464D7A1B" w:rsidR="00D91B12" w:rsidRPr="00DF6235" w:rsidRDefault="00D91B12" w:rsidP="0055239B">
            <w:pPr>
              <w:spacing w:after="0"/>
              <w:rPr>
                <w:rFonts w:ascii="Times New Roman" w:hAnsi="Times New Roman" w:cs="Times New Roman"/>
              </w:rPr>
              <w:pPrChange w:id="33" w:author="Michael Colvin" w:date="2018-06-14T10:58:00Z">
                <w:pPr>
                  <w:spacing w:after="0"/>
                  <w:jc w:val="center"/>
                </w:pPr>
              </w:pPrChange>
            </w:pPr>
            <w:r w:rsidRPr="00DF6235">
              <w:rPr>
                <w:rFonts w:ascii="Times New Roman" w:hAnsi="Times New Roman" w:cs="Times New Roman"/>
              </w:rPr>
              <w:t>Trotline</w:t>
            </w:r>
          </w:p>
        </w:tc>
        <w:tc>
          <w:tcPr>
            <w:tcW w:w="1530" w:type="dxa"/>
            <w:tcBorders>
              <w:top w:val="single" w:sz="4" w:space="0" w:color="auto"/>
            </w:tcBorders>
          </w:tcPr>
          <w:p w14:paraId="72D1F105" w14:textId="3E67C565" w:rsidR="00D91B12" w:rsidRDefault="00E33C15" w:rsidP="0055239B">
            <w:pPr>
              <w:spacing w:after="0"/>
              <w:rPr>
                <w:rFonts w:ascii="Times New Roman" w:hAnsi="Times New Roman" w:cs="Times New Roman"/>
              </w:rPr>
              <w:pPrChange w:id="34" w:author="Michael Colvin" w:date="2018-06-14T10:58:00Z">
                <w:pPr>
                  <w:spacing w:after="0"/>
                  <w:jc w:val="center"/>
                </w:pPr>
              </w:pPrChange>
            </w:pPr>
            <w:r>
              <w:rPr>
                <w:rFonts w:ascii="Times New Roman" w:hAnsi="Times New Roman" w:cs="Times New Roman"/>
              </w:rPr>
              <w:t>TLC1</w:t>
            </w:r>
          </w:p>
        </w:tc>
        <w:tc>
          <w:tcPr>
            <w:tcW w:w="1890" w:type="dxa"/>
            <w:tcBorders>
              <w:top w:val="single" w:sz="4" w:space="0" w:color="auto"/>
            </w:tcBorders>
          </w:tcPr>
          <w:p w14:paraId="16D261B8" w14:textId="27012AC1" w:rsidR="00D91B12" w:rsidRDefault="00D91B12" w:rsidP="00DF6235">
            <w:pPr>
              <w:spacing w:after="0"/>
              <w:jc w:val="center"/>
              <w:rPr>
                <w:rFonts w:ascii="Times New Roman" w:hAnsi="Times New Roman" w:cs="Times New Roman"/>
              </w:rPr>
            </w:pPr>
            <w:r>
              <w:rPr>
                <w:rFonts w:ascii="Times New Roman" w:hAnsi="Times New Roman" w:cs="Times New Roman"/>
              </w:rPr>
              <w:t>1119</w:t>
            </w:r>
          </w:p>
        </w:tc>
        <w:tc>
          <w:tcPr>
            <w:tcW w:w="1170" w:type="dxa"/>
            <w:tcBorders>
              <w:top w:val="single" w:sz="4" w:space="0" w:color="auto"/>
            </w:tcBorders>
          </w:tcPr>
          <w:p w14:paraId="1FFB7EE7" w14:textId="2E4120B1"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rPr>
              <w:t>65.33</w:t>
            </w:r>
          </w:p>
        </w:tc>
        <w:tc>
          <w:tcPr>
            <w:tcW w:w="1350" w:type="dxa"/>
            <w:tcBorders>
              <w:top w:val="single" w:sz="4" w:space="0" w:color="auto"/>
            </w:tcBorders>
          </w:tcPr>
          <w:p w14:paraId="0E401A18" w14:textId="1E1B7389"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rPr>
              <w:t>0.0583</w:t>
            </w:r>
          </w:p>
        </w:tc>
      </w:tr>
      <w:tr w:rsidR="00D91B12" w:rsidRPr="00DF6235" w14:paraId="05C3689D" w14:textId="77777777" w:rsidTr="00E33C15">
        <w:trPr>
          <w:trHeight w:val="269"/>
        </w:trPr>
        <w:tc>
          <w:tcPr>
            <w:tcW w:w="1792" w:type="dxa"/>
          </w:tcPr>
          <w:p w14:paraId="7868936F" w14:textId="7F3F67A2" w:rsidR="00D91B12" w:rsidRPr="00DF6235" w:rsidRDefault="00D91B12" w:rsidP="0055239B">
            <w:pPr>
              <w:spacing w:after="0"/>
              <w:rPr>
                <w:rFonts w:ascii="Times New Roman" w:hAnsi="Times New Roman" w:cs="Times New Roman"/>
              </w:rPr>
              <w:pPrChange w:id="35" w:author="Michael Colvin" w:date="2018-06-14T10:58:00Z">
                <w:pPr>
                  <w:spacing w:after="0"/>
                  <w:jc w:val="center"/>
                </w:pPr>
              </w:pPrChange>
            </w:pPr>
            <w:r w:rsidRPr="00DF6235">
              <w:rPr>
                <w:rFonts w:ascii="Times New Roman" w:hAnsi="Times New Roman" w:cs="Times New Roman"/>
              </w:rPr>
              <w:t xml:space="preserve"> </w:t>
            </w:r>
          </w:p>
        </w:tc>
        <w:tc>
          <w:tcPr>
            <w:tcW w:w="1620" w:type="dxa"/>
          </w:tcPr>
          <w:p w14:paraId="5EECF0A6" w14:textId="247CD924" w:rsidR="00D91B12" w:rsidRPr="00DF6235" w:rsidRDefault="00D91B12" w:rsidP="0055239B">
            <w:pPr>
              <w:spacing w:after="0"/>
              <w:rPr>
                <w:rFonts w:ascii="Times New Roman" w:hAnsi="Times New Roman" w:cs="Times New Roman"/>
              </w:rPr>
              <w:pPrChange w:id="36" w:author="Michael Colvin" w:date="2018-06-14T10:58:00Z">
                <w:pPr>
                  <w:spacing w:after="0"/>
                  <w:jc w:val="center"/>
                </w:pPr>
              </w:pPrChange>
            </w:pPr>
            <w:r w:rsidRPr="00DF6235">
              <w:rPr>
                <w:rFonts w:ascii="Times New Roman" w:hAnsi="Times New Roman" w:cs="Times New Roman"/>
              </w:rPr>
              <w:t>Trammel Net</w:t>
            </w:r>
          </w:p>
        </w:tc>
        <w:tc>
          <w:tcPr>
            <w:tcW w:w="1530" w:type="dxa"/>
          </w:tcPr>
          <w:p w14:paraId="6F7D5CE8" w14:textId="2F42F2BF" w:rsidR="00D91B12" w:rsidRDefault="00E33C15" w:rsidP="0055239B">
            <w:pPr>
              <w:spacing w:after="0"/>
              <w:rPr>
                <w:rFonts w:ascii="Times New Roman" w:hAnsi="Times New Roman" w:cs="Times New Roman"/>
              </w:rPr>
              <w:pPrChange w:id="37" w:author="Michael Colvin" w:date="2018-06-14T10:58:00Z">
                <w:pPr>
                  <w:spacing w:after="0"/>
                  <w:jc w:val="center"/>
                </w:pPr>
              </w:pPrChange>
            </w:pPr>
            <w:r>
              <w:rPr>
                <w:rFonts w:ascii="Times New Roman" w:hAnsi="Times New Roman" w:cs="Times New Roman"/>
              </w:rPr>
              <w:t>TN</w:t>
            </w:r>
          </w:p>
        </w:tc>
        <w:tc>
          <w:tcPr>
            <w:tcW w:w="1890" w:type="dxa"/>
          </w:tcPr>
          <w:p w14:paraId="42D8FCBA" w14:textId="7B1854E2" w:rsidR="00D91B12" w:rsidRPr="00DF6235" w:rsidRDefault="00D91B12" w:rsidP="00DF6235">
            <w:pPr>
              <w:spacing w:after="0"/>
              <w:jc w:val="center"/>
              <w:rPr>
                <w:rFonts w:ascii="Times New Roman" w:hAnsi="Times New Roman" w:cs="Times New Roman"/>
              </w:rPr>
            </w:pPr>
            <w:r>
              <w:rPr>
                <w:rFonts w:ascii="Times New Roman" w:hAnsi="Times New Roman" w:cs="Times New Roman"/>
              </w:rPr>
              <w:t>6</w:t>
            </w:r>
          </w:p>
        </w:tc>
        <w:tc>
          <w:tcPr>
            <w:tcW w:w="1170" w:type="dxa"/>
          </w:tcPr>
          <w:p w14:paraId="19643F0B" w14:textId="47009DE9"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rPr>
              <w:t>5.128</w:t>
            </w:r>
          </w:p>
        </w:tc>
        <w:tc>
          <w:tcPr>
            <w:tcW w:w="1350" w:type="dxa"/>
          </w:tcPr>
          <w:p w14:paraId="35D349CF" w14:textId="0D965A91" w:rsidR="00D91B12" w:rsidRPr="00DF6235" w:rsidRDefault="00D91B12" w:rsidP="00D91B12">
            <w:pPr>
              <w:spacing w:after="0"/>
              <w:jc w:val="center"/>
              <w:rPr>
                <w:rFonts w:ascii="Times New Roman" w:hAnsi="Times New Roman" w:cs="Times New Roman"/>
              </w:rPr>
            </w:pPr>
            <w:r w:rsidRPr="00DF6235">
              <w:rPr>
                <w:rFonts w:ascii="Times New Roman" w:hAnsi="Times New Roman" w:cs="Times New Roman"/>
              </w:rPr>
              <w:t xml:space="preserve">0.7735 </w:t>
            </w:r>
          </w:p>
        </w:tc>
      </w:tr>
      <w:tr w:rsidR="00D91B12" w:rsidRPr="00DF6235" w14:paraId="4253B6B8" w14:textId="77777777" w:rsidTr="0055239B">
        <w:tblPrEx>
          <w:tblW w:w="9352" w:type="dxa"/>
          <w:tblInd w:w="8" w:type="dxa"/>
          <w:tblLayout w:type="fixed"/>
          <w:tblCellMar>
            <w:left w:w="0" w:type="dxa"/>
            <w:right w:w="0" w:type="dxa"/>
          </w:tblCellMar>
          <w:tblLook w:val="0000" w:firstRow="0" w:lastRow="0" w:firstColumn="0" w:lastColumn="0" w:noHBand="0" w:noVBand="0"/>
          <w:tblPrExChange w:id="38" w:author="Michael Colvin" w:date="2018-06-14T10:58:00Z">
            <w:tblPrEx>
              <w:tblW w:w="9352" w:type="dxa"/>
              <w:tblInd w:w="8" w:type="dxa"/>
              <w:tblLayout w:type="fixed"/>
              <w:tblCellMar>
                <w:left w:w="0" w:type="dxa"/>
                <w:right w:w="0" w:type="dxa"/>
              </w:tblCellMar>
              <w:tblLook w:val="0000" w:firstRow="0" w:lastRow="0" w:firstColumn="0" w:lastColumn="0" w:noHBand="0" w:noVBand="0"/>
            </w:tblPrEx>
          </w:tblPrExChange>
        </w:tblPrEx>
        <w:trPr>
          <w:trHeight w:val="256"/>
          <w:trPrChange w:id="39" w:author="Michael Colvin" w:date="2018-06-14T10:58:00Z">
            <w:trPr>
              <w:trHeight w:val="256"/>
            </w:trPr>
          </w:trPrChange>
        </w:trPr>
        <w:tc>
          <w:tcPr>
            <w:tcW w:w="1792" w:type="dxa"/>
            <w:tcPrChange w:id="40" w:author="Michael Colvin" w:date="2018-06-14T10:58:00Z">
              <w:tcPr>
                <w:tcW w:w="1792" w:type="dxa"/>
              </w:tcPr>
            </w:tcPrChange>
          </w:tcPr>
          <w:p w14:paraId="3490FD6B" w14:textId="1B431632" w:rsidR="00D91B12" w:rsidRPr="00DF6235" w:rsidRDefault="00D91B12" w:rsidP="0055239B">
            <w:pPr>
              <w:spacing w:after="0"/>
              <w:rPr>
                <w:rFonts w:ascii="Times New Roman" w:hAnsi="Times New Roman" w:cs="Times New Roman"/>
              </w:rPr>
              <w:pPrChange w:id="41" w:author="Michael Colvin" w:date="2018-06-14T10:58:00Z">
                <w:pPr>
                  <w:spacing w:after="0"/>
                  <w:jc w:val="center"/>
                </w:pPr>
              </w:pPrChange>
            </w:pPr>
            <w:r w:rsidRPr="00DF6235">
              <w:rPr>
                <w:rFonts w:ascii="Times New Roman" w:hAnsi="Times New Roman" w:cs="Times New Roman"/>
              </w:rPr>
              <w:t>Lower Basin</w:t>
            </w:r>
          </w:p>
        </w:tc>
        <w:tc>
          <w:tcPr>
            <w:tcW w:w="1620" w:type="dxa"/>
            <w:tcPrChange w:id="42" w:author="Michael Colvin" w:date="2018-06-14T10:58:00Z">
              <w:tcPr>
                <w:tcW w:w="1620" w:type="dxa"/>
              </w:tcPr>
            </w:tcPrChange>
          </w:tcPr>
          <w:p w14:paraId="3956B60E" w14:textId="3E77BC0F" w:rsidR="00D91B12" w:rsidRPr="00DF6235" w:rsidRDefault="00D91B12" w:rsidP="0055239B">
            <w:pPr>
              <w:spacing w:after="0"/>
              <w:rPr>
                <w:rFonts w:ascii="Times New Roman" w:hAnsi="Times New Roman" w:cs="Times New Roman"/>
              </w:rPr>
              <w:pPrChange w:id="43" w:author="Michael Colvin" w:date="2018-06-14T10:58:00Z">
                <w:pPr>
                  <w:spacing w:after="0"/>
                  <w:jc w:val="center"/>
                </w:pPr>
              </w:pPrChange>
            </w:pPr>
            <w:r w:rsidRPr="00DF6235">
              <w:rPr>
                <w:rFonts w:ascii="Times New Roman" w:hAnsi="Times New Roman" w:cs="Times New Roman"/>
              </w:rPr>
              <w:t>Trotline</w:t>
            </w:r>
          </w:p>
        </w:tc>
        <w:tc>
          <w:tcPr>
            <w:tcW w:w="1530" w:type="dxa"/>
            <w:tcPrChange w:id="44" w:author="Michael Colvin" w:date="2018-06-14T10:58:00Z">
              <w:tcPr>
                <w:tcW w:w="1530" w:type="dxa"/>
              </w:tcPr>
            </w:tcPrChange>
          </w:tcPr>
          <w:p w14:paraId="4B4169EF" w14:textId="61EAB6E2" w:rsidR="00D91B12" w:rsidRDefault="00E33C15" w:rsidP="0055239B">
            <w:pPr>
              <w:spacing w:after="0"/>
              <w:rPr>
                <w:rFonts w:ascii="Times New Roman" w:hAnsi="Times New Roman" w:cs="Times New Roman"/>
              </w:rPr>
              <w:pPrChange w:id="45" w:author="Michael Colvin" w:date="2018-06-14T10:58:00Z">
                <w:pPr>
                  <w:spacing w:after="0"/>
                  <w:jc w:val="center"/>
                </w:pPr>
              </w:pPrChange>
            </w:pPr>
            <w:r>
              <w:rPr>
                <w:rFonts w:ascii="Times New Roman" w:hAnsi="Times New Roman" w:cs="Times New Roman"/>
              </w:rPr>
              <w:t>TLC1</w:t>
            </w:r>
          </w:p>
        </w:tc>
        <w:tc>
          <w:tcPr>
            <w:tcW w:w="1890" w:type="dxa"/>
            <w:tcPrChange w:id="46" w:author="Michael Colvin" w:date="2018-06-14T10:58:00Z">
              <w:tcPr>
                <w:tcW w:w="1890" w:type="dxa"/>
              </w:tcPr>
            </w:tcPrChange>
          </w:tcPr>
          <w:p w14:paraId="4E931C2A" w14:textId="37622565" w:rsidR="00D91B12" w:rsidRPr="00DF6235" w:rsidRDefault="00D91B12" w:rsidP="00DF6235">
            <w:pPr>
              <w:spacing w:after="0"/>
              <w:jc w:val="center"/>
              <w:rPr>
                <w:rFonts w:ascii="Times New Roman" w:hAnsi="Times New Roman" w:cs="Times New Roman"/>
              </w:rPr>
            </w:pPr>
            <w:r>
              <w:rPr>
                <w:rFonts w:ascii="Times New Roman" w:hAnsi="Times New Roman" w:cs="Times New Roman"/>
              </w:rPr>
              <w:t>1341</w:t>
            </w:r>
          </w:p>
        </w:tc>
        <w:tc>
          <w:tcPr>
            <w:tcW w:w="1170" w:type="dxa"/>
            <w:tcPrChange w:id="47" w:author="Michael Colvin" w:date="2018-06-14T10:58:00Z">
              <w:tcPr>
                <w:tcW w:w="1170" w:type="dxa"/>
              </w:tcPr>
            </w:tcPrChange>
          </w:tcPr>
          <w:p w14:paraId="7CAC525E" w14:textId="6BC5E3FB"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rPr>
              <w:t>500.7</w:t>
            </w:r>
          </w:p>
        </w:tc>
        <w:tc>
          <w:tcPr>
            <w:tcW w:w="1350" w:type="dxa"/>
            <w:tcPrChange w:id="48" w:author="Michael Colvin" w:date="2018-06-14T10:58:00Z">
              <w:tcPr>
                <w:tcW w:w="1350" w:type="dxa"/>
              </w:tcPr>
            </w:tcPrChange>
          </w:tcPr>
          <w:p w14:paraId="79E0DB8D" w14:textId="4417ED1F"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rPr>
              <w:t>0.3746</w:t>
            </w:r>
          </w:p>
        </w:tc>
      </w:tr>
      <w:tr w:rsidR="00D91B12" w:rsidRPr="00DF6235" w14:paraId="552E22C5" w14:textId="77777777" w:rsidTr="0055239B">
        <w:tblPrEx>
          <w:tblW w:w="9352" w:type="dxa"/>
          <w:tblInd w:w="8" w:type="dxa"/>
          <w:tblLayout w:type="fixed"/>
          <w:tblCellMar>
            <w:left w:w="0" w:type="dxa"/>
            <w:right w:w="0" w:type="dxa"/>
          </w:tblCellMar>
          <w:tblLook w:val="0000" w:firstRow="0" w:lastRow="0" w:firstColumn="0" w:lastColumn="0" w:noHBand="0" w:noVBand="0"/>
          <w:tblPrExChange w:id="49" w:author="Michael Colvin" w:date="2018-06-14T10:58:00Z">
            <w:tblPrEx>
              <w:tblW w:w="9352" w:type="dxa"/>
              <w:tblInd w:w="8" w:type="dxa"/>
              <w:tblLayout w:type="fixed"/>
              <w:tblCellMar>
                <w:left w:w="0" w:type="dxa"/>
                <w:right w:w="0" w:type="dxa"/>
              </w:tblCellMar>
              <w:tblLook w:val="0000" w:firstRow="0" w:lastRow="0" w:firstColumn="0" w:lastColumn="0" w:noHBand="0" w:noVBand="0"/>
            </w:tblPrEx>
          </w:tblPrExChange>
        </w:tblPrEx>
        <w:trPr>
          <w:trHeight w:val="63"/>
          <w:trPrChange w:id="50" w:author="Michael Colvin" w:date="2018-06-14T10:58:00Z">
            <w:trPr>
              <w:trHeight w:val="256"/>
            </w:trPr>
          </w:trPrChange>
        </w:trPr>
        <w:tc>
          <w:tcPr>
            <w:tcW w:w="1792" w:type="dxa"/>
            <w:tcBorders>
              <w:bottom w:val="single" w:sz="4" w:space="0" w:color="auto"/>
            </w:tcBorders>
            <w:tcPrChange w:id="51" w:author="Michael Colvin" w:date="2018-06-14T10:58:00Z">
              <w:tcPr>
                <w:tcW w:w="1792" w:type="dxa"/>
              </w:tcPr>
            </w:tcPrChange>
          </w:tcPr>
          <w:p w14:paraId="20958C7C" w14:textId="0689A153" w:rsidR="00D91B12" w:rsidRPr="00DF6235" w:rsidRDefault="00D91B12" w:rsidP="0055239B">
            <w:pPr>
              <w:spacing w:after="0"/>
              <w:rPr>
                <w:rFonts w:ascii="Times New Roman" w:hAnsi="Times New Roman" w:cs="Times New Roman"/>
              </w:rPr>
              <w:pPrChange w:id="52" w:author="Michael Colvin" w:date="2018-06-14T10:58:00Z">
                <w:pPr>
                  <w:spacing w:after="0"/>
                  <w:jc w:val="center"/>
                </w:pPr>
              </w:pPrChange>
            </w:pPr>
          </w:p>
        </w:tc>
        <w:tc>
          <w:tcPr>
            <w:tcW w:w="1620" w:type="dxa"/>
            <w:tcBorders>
              <w:bottom w:val="single" w:sz="4" w:space="0" w:color="auto"/>
            </w:tcBorders>
            <w:tcPrChange w:id="53" w:author="Michael Colvin" w:date="2018-06-14T10:58:00Z">
              <w:tcPr>
                <w:tcW w:w="1620" w:type="dxa"/>
              </w:tcPr>
            </w:tcPrChange>
          </w:tcPr>
          <w:p w14:paraId="243B2A25" w14:textId="0B765163" w:rsidR="00D91B12" w:rsidRPr="00DF6235" w:rsidRDefault="00D91B12" w:rsidP="0055239B">
            <w:pPr>
              <w:spacing w:after="0"/>
              <w:rPr>
                <w:rFonts w:ascii="Times New Roman" w:hAnsi="Times New Roman" w:cs="Times New Roman"/>
              </w:rPr>
              <w:pPrChange w:id="54" w:author="Michael Colvin" w:date="2018-06-14T10:58:00Z">
                <w:pPr>
                  <w:spacing w:after="0"/>
                  <w:jc w:val="center"/>
                </w:pPr>
              </w:pPrChange>
            </w:pPr>
            <w:r w:rsidRPr="00DF6235">
              <w:rPr>
                <w:rFonts w:ascii="Times New Roman" w:hAnsi="Times New Roman" w:cs="Times New Roman"/>
              </w:rPr>
              <w:t>Gill Net</w:t>
            </w:r>
          </w:p>
        </w:tc>
        <w:tc>
          <w:tcPr>
            <w:tcW w:w="1530" w:type="dxa"/>
            <w:tcBorders>
              <w:bottom w:val="single" w:sz="4" w:space="0" w:color="auto"/>
            </w:tcBorders>
            <w:tcPrChange w:id="55" w:author="Michael Colvin" w:date="2018-06-14T10:58:00Z">
              <w:tcPr>
                <w:tcW w:w="1530" w:type="dxa"/>
              </w:tcPr>
            </w:tcPrChange>
          </w:tcPr>
          <w:p w14:paraId="6D5519E7" w14:textId="3F685DEF" w:rsidR="00D91B12" w:rsidRDefault="00E33C15" w:rsidP="0055239B">
            <w:pPr>
              <w:spacing w:after="0"/>
              <w:rPr>
                <w:rFonts w:ascii="Times New Roman" w:hAnsi="Times New Roman" w:cs="Times New Roman"/>
              </w:rPr>
              <w:pPrChange w:id="56" w:author="Michael Colvin" w:date="2018-06-14T10:58:00Z">
                <w:pPr>
                  <w:spacing w:after="0"/>
                  <w:jc w:val="center"/>
                </w:pPr>
              </w:pPrChange>
            </w:pPr>
            <w:r>
              <w:rPr>
                <w:rFonts w:ascii="Times New Roman" w:hAnsi="Times New Roman" w:cs="Times New Roman"/>
              </w:rPr>
              <w:t>GN14</w:t>
            </w:r>
          </w:p>
        </w:tc>
        <w:tc>
          <w:tcPr>
            <w:tcW w:w="1890" w:type="dxa"/>
            <w:tcBorders>
              <w:bottom w:val="single" w:sz="4" w:space="0" w:color="auto"/>
            </w:tcBorders>
            <w:tcPrChange w:id="57" w:author="Michael Colvin" w:date="2018-06-14T10:58:00Z">
              <w:tcPr>
                <w:tcW w:w="1890" w:type="dxa"/>
              </w:tcPr>
            </w:tcPrChange>
          </w:tcPr>
          <w:p w14:paraId="0CCC90A8" w14:textId="2789D24A" w:rsidR="00D91B12" w:rsidRPr="00DF6235" w:rsidRDefault="00D91B12" w:rsidP="00DF6235">
            <w:pPr>
              <w:spacing w:after="0"/>
              <w:jc w:val="center"/>
              <w:rPr>
                <w:rFonts w:ascii="Times New Roman" w:hAnsi="Times New Roman" w:cs="Times New Roman"/>
              </w:rPr>
            </w:pPr>
            <w:r>
              <w:rPr>
                <w:rFonts w:ascii="Times New Roman" w:hAnsi="Times New Roman" w:cs="Times New Roman"/>
              </w:rPr>
              <w:t>1333</w:t>
            </w:r>
          </w:p>
        </w:tc>
        <w:tc>
          <w:tcPr>
            <w:tcW w:w="1170" w:type="dxa"/>
            <w:tcBorders>
              <w:bottom w:val="single" w:sz="4" w:space="0" w:color="auto"/>
            </w:tcBorders>
            <w:tcPrChange w:id="58" w:author="Michael Colvin" w:date="2018-06-14T10:58:00Z">
              <w:tcPr>
                <w:tcW w:w="1170" w:type="dxa"/>
              </w:tcPr>
            </w:tcPrChange>
          </w:tcPr>
          <w:p w14:paraId="1ED62DE3" w14:textId="77777777"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rPr>
              <w:t>224.5</w:t>
            </w:r>
          </w:p>
        </w:tc>
        <w:tc>
          <w:tcPr>
            <w:tcW w:w="1350" w:type="dxa"/>
            <w:tcBorders>
              <w:bottom w:val="single" w:sz="4" w:space="0" w:color="auto"/>
            </w:tcBorders>
            <w:tcPrChange w:id="59" w:author="Michael Colvin" w:date="2018-06-14T10:58:00Z">
              <w:tcPr>
                <w:tcW w:w="1350" w:type="dxa"/>
              </w:tcPr>
            </w:tcPrChange>
          </w:tcPr>
          <w:p w14:paraId="19AB216D" w14:textId="77777777" w:rsidR="00D91B12" w:rsidRPr="00DF6235" w:rsidRDefault="00D91B12" w:rsidP="00DF6235">
            <w:pPr>
              <w:spacing w:after="0"/>
              <w:jc w:val="center"/>
              <w:rPr>
                <w:rFonts w:ascii="Times New Roman" w:hAnsi="Times New Roman" w:cs="Times New Roman"/>
              </w:rPr>
            </w:pPr>
            <w:r w:rsidRPr="00DF6235">
              <w:rPr>
                <w:rFonts w:ascii="Times New Roman" w:hAnsi="Times New Roman" w:cs="Times New Roman"/>
              </w:rPr>
              <w:t>0.1692</w:t>
            </w:r>
          </w:p>
        </w:tc>
      </w:tr>
    </w:tbl>
    <w:p w14:paraId="6B8A3F83" w14:textId="615654F6" w:rsidR="00DF6235" w:rsidRDefault="00DF6235" w:rsidP="00DF6235">
      <w:pPr>
        <w:pStyle w:val="BodyText"/>
        <w:spacing w:line="240" w:lineRule="auto"/>
        <w:ind w:left="720" w:firstLine="0"/>
      </w:pPr>
    </w:p>
    <w:p w14:paraId="480659C7" w14:textId="36AEFD29" w:rsidR="00B0392B" w:rsidRDefault="00B0392B" w:rsidP="00DF6235">
      <w:pPr>
        <w:pStyle w:val="BodyText"/>
        <w:spacing w:line="240" w:lineRule="auto"/>
        <w:ind w:left="720" w:firstLine="0"/>
      </w:pPr>
    </w:p>
    <w:p w14:paraId="7232EDE0" w14:textId="1A1CCADE" w:rsidR="00B0392B" w:rsidRDefault="00B0392B" w:rsidP="00A113FF">
      <w:pPr>
        <w:pStyle w:val="BodyText"/>
        <w:pageBreakBefore/>
        <w:spacing w:line="240" w:lineRule="auto"/>
        <w:ind w:firstLine="0"/>
      </w:pPr>
      <w:r>
        <w:lastRenderedPageBreak/>
        <w:t xml:space="preserve">Table </w:t>
      </w:r>
      <w:commentRangeStart w:id="60"/>
      <w:r>
        <w:t>2.</w:t>
      </w:r>
      <w:r w:rsidR="00A113FF">
        <w:t xml:space="preserve">  The abundance and trend estimators associated with each package of the Estimator decision node.</w:t>
      </w:r>
      <w:r>
        <w:t xml:space="preserve"> </w:t>
      </w:r>
      <w:commentRangeEnd w:id="60"/>
      <w:r w:rsidR="0055239B">
        <w:rPr>
          <w:rStyle w:val="CommentReference"/>
          <w:rFonts w:asciiTheme="minorHAnsi" w:eastAsiaTheme="minorHAnsi" w:hAnsiTheme="minorHAnsi" w:cstheme="minorBidi"/>
        </w:rPr>
        <w:commentReference w:id="60"/>
      </w:r>
    </w:p>
    <w:p w14:paraId="1387BBFE" w14:textId="5943C375" w:rsidR="00B0392B" w:rsidRDefault="00B0392B" w:rsidP="00DF6235">
      <w:pPr>
        <w:pStyle w:val="BodyText"/>
        <w:spacing w:line="240" w:lineRule="auto"/>
        <w:ind w:left="720" w:firstLine="0"/>
      </w:pPr>
    </w:p>
    <w:tbl>
      <w:tblPr>
        <w:tblW w:w="9360" w:type="dxa"/>
        <w:tblLook w:val="04A0" w:firstRow="1" w:lastRow="0" w:firstColumn="1" w:lastColumn="0" w:noHBand="0" w:noVBand="1"/>
        <w:tblPrChange w:id="61" w:author="Michael Colvin" w:date="2018-06-14T11:00:00Z">
          <w:tblPr>
            <w:tblW w:w="9313" w:type="dxa"/>
            <w:tblLook w:val="04A0" w:firstRow="1" w:lastRow="0" w:firstColumn="1" w:lastColumn="0" w:noHBand="0" w:noVBand="1"/>
          </w:tblPr>
        </w:tblPrChange>
      </w:tblPr>
      <w:tblGrid>
        <w:gridCol w:w="1149"/>
        <w:gridCol w:w="1851"/>
        <w:gridCol w:w="222"/>
        <w:gridCol w:w="1851"/>
        <w:gridCol w:w="2722"/>
        <w:gridCol w:w="1565"/>
        <w:tblGridChange w:id="62">
          <w:tblGrid>
            <w:gridCol w:w="1362"/>
            <w:gridCol w:w="1723"/>
            <w:gridCol w:w="1612"/>
            <w:gridCol w:w="1612"/>
            <w:gridCol w:w="2936"/>
            <w:gridCol w:w="1680"/>
          </w:tblGrid>
        </w:tblGridChange>
      </w:tblGrid>
      <w:tr w:rsidR="0055239B" w:rsidRPr="00B0392B" w14:paraId="26208C63" w14:textId="77777777" w:rsidTr="0055239B">
        <w:trPr>
          <w:trHeight w:val="1030"/>
          <w:trPrChange w:id="63" w:author="Michael Colvin" w:date="2018-06-14T11:00:00Z">
            <w:trPr>
              <w:trHeight w:val="1030"/>
            </w:trPr>
          </w:trPrChange>
        </w:trPr>
        <w:tc>
          <w:tcPr>
            <w:tcW w:w="1258" w:type="dxa"/>
            <w:tcBorders>
              <w:top w:val="single" w:sz="4" w:space="0" w:color="auto"/>
              <w:left w:val="nil"/>
              <w:bottom w:val="single" w:sz="4" w:space="0" w:color="auto"/>
              <w:right w:val="nil"/>
            </w:tcBorders>
            <w:shd w:val="clear" w:color="auto" w:fill="auto"/>
            <w:vAlign w:val="center"/>
            <w:hideMark/>
            <w:tcPrChange w:id="64" w:author="Michael Colvin" w:date="2018-06-14T11:00:00Z">
              <w:tcPr>
                <w:tcW w:w="1377" w:type="dxa"/>
                <w:tcBorders>
                  <w:top w:val="single" w:sz="4" w:space="0" w:color="auto"/>
                  <w:left w:val="nil"/>
                  <w:bottom w:val="single" w:sz="4" w:space="0" w:color="auto"/>
                  <w:right w:val="nil"/>
                </w:tcBorders>
                <w:shd w:val="clear" w:color="auto" w:fill="auto"/>
                <w:vAlign w:val="center"/>
                <w:hideMark/>
              </w:tcPr>
            </w:tcPrChange>
          </w:tcPr>
          <w:p w14:paraId="7BF68560" w14:textId="718C98F4" w:rsidR="0055239B" w:rsidRPr="00B0392B" w:rsidRDefault="0055239B" w:rsidP="0055239B">
            <w:pPr>
              <w:spacing w:after="0" w:line="240" w:lineRule="auto"/>
              <w:jc w:val="center"/>
              <w:rPr>
                <w:rFonts w:ascii="Calibri" w:eastAsia="Times New Roman" w:hAnsi="Calibri" w:cs="Calibri"/>
                <w:b/>
                <w:bCs/>
                <w:color w:val="000000"/>
              </w:rPr>
              <w:pPrChange w:id="65" w:author="Michael Colvin" w:date="2018-06-14T11:03:00Z">
                <w:pPr>
                  <w:spacing w:after="0" w:line="240" w:lineRule="auto"/>
                  <w:jc w:val="center"/>
                </w:pPr>
              </w:pPrChange>
            </w:pPr>
            <w:r w:rsidRPr="00B0392B">
              <w:rPr>
                <w:rFonts w:ascii="Calibri" w:eastAsia="Times New Roman" w:hAnsi="Calibri" w:cs="Calibri"/>
                <w:b/>
                <w:bCs/>
                <w:color w:val="000000"/>
              </w:rPr>
              <w:t xml:space="preserve">Trend </w:t>
            </w:r>
            <w:del w:id="66" w:author="Michael Colvin" w:date="2018-06-14T11:03:00Z">
              <w:r w:rsidRPr="00B0392B" w:rsidDel="0055239B">
                <w:rPr>
                  <w:rFonts w:ascii="Calibri" w:eastAsia="Times New Roman" w:hAnsi="Calibri" w:cs="Calibri"/>
                  <w:b/>
                  <w:bCs/>
                  <w:color w:val="000000"/>
                </w:rPr>
                <w:delText xml:space="preserve">Estimator </w:delText>
              </w:r>
            </w:del>
            <w:ins w:id="67" w:author="Michael Colvin" w:date="2018-06-14T11:03:00Z">
              <w:r>
                <w:rPr>
                  <w:rFonts w:ascii="Calibri" w:eastAsia="Times New Roman" w:hAnsi="Calibri" w:cs="Calibri"/>
                  <w:b/>
                  <w:bCs/>
                  <w:color w:val="000000"/>
                </w:rPr>
                <w:t>e</w:t>
              </w:r>
              <w:r w:rsidRPr="00B0392B">
                <w:rPr>
                  <w:rFonts w:ascii="Calibri" w:eastAsia="Times New Roman" w:hAnsi="Calibri" w:cs="Calibri"/>
                  <w:b/>
                  <w:bCs/>
                  <w:color w:val="000000"/>
                </w:rPr>
                <w:t xml:space="preserve">stimator </w:t>
              </w:r>
            </w:ins>
          </w:p>
        </w:tc>
        <w:tc>
          <w:tcPr>
            <w:tcW w:w="1353" w:type="dxa"/>
            <w:tcBorders>
              <w:top w:val="single" w:sz="4" w:space="0" w:color="auto"/>
              <w:left w:val="nil"/>
              <w:bottom w:val="single" w:sz="4" w:space="0" w:color="auto"/>
              <w:right w:val="nil"/>
            </w:tcBorders>
            <w:shd w:val="clear" w:color="auto" w:fill="auto"/>
            <w:vAlign w:val="center"/>
            <w:hideMark/>
            <w:tcPrChange w:id="68" w:author="Michael Colvin" w:date="2018-06-14T11:00:00Z">
              <w:tcPr>
                <w:tcW w:w="1776" w:type="dxa"/>
                <w:tcBorders>
                  <w:top w:val="single" w:sz="4" w:space="0" w:color="auto"/>
                  <w:left w:val="nil"/>
                  <w:bottom w:val="single" w:sz="4" w:space="0" w:color="auto"/>
                  <w:right w:val="nil"/>
                </w:tcBorders>
                <w:shd w:val="clear" w:color="auto" w:fill="auto"/>
                <w:vAlign w:val="center"/>
                <w:hideMark/>
              </w:tcPr>
            </w:tcPrChange>
          </w:tcPr>
          <w:p w14:paraId="3B67C0BE" w14:textId="2369C2A8" w:rsidR="0055239B" w:rsidRPr="00B0392B" w:rsidRDefault="0055239B" w:rsidP="0055239B">
            <w:pPr>
              <w:spacing w:after="0" w:line="240" w:lineRule="auto"/>
              <w:jc w:val="center"/>
              <w:rPr>
                <w:rFonts w:ascii="Calibri" w:eastAsia="Times New Roman" w:hAnsi="Calibri" w:cs="Calibri"/>
                <w:b/>
                <w:bCs/>
                <w:color w:val="000000"/>
              </w:rPr>
              <w:pPrChange w:id="69" w:author="Michael Colvin" w:date="2018-06-14T11:03:00Z">
                <w:pPr>
                  <w:spacing w:after="0" w:line="240" w:lineRule="auto"/>
                  <w:jc w:val="center"/>
                </w:pPr>
              </w:pPrChange>
            </w:pPr>
            <w:r w:rsidRPr="00B0392B">
              <w:rPr>
                <w:rFonts w:ascii="Calibri" w:eastAsia="Times New Roman" w:hAnsi="Calibri" w:cs="Calibri"/>
                <w:b/>
                <w:bCs/>
                <w:color w:val="000000"/>
              </w:rPr>
              <w:t xml:space="preserve">Abundance </w:t>
            </w:r>
            <w:del w:id="70" w:author="Michael Colvin" w:date="2018-06-14T11:03:00Z">
              <w:r w:rsidRPr="00B0392B" w:rsidDel="0055239B">
                <w:rPr>
                  <w:rFonts w:ascii="Calibri" w:eastAsia="Times New Roman" w:hAnsi="Calibri" w:cs="Calibri"/>
                  <w:b/>
                  <w:bCs/>
                  <w:color w:val="000000"/>
                </w:rPr>
                <w:delText>Estimator</w:delText>
              </w:r>
            </w:del>
            <w:ins w:id="71" w:author="Michael Colvin" w:date="2018-06-14T11:03:00Z">
              <w:r>
                <w:rPr>
                  <w:rFonts w:ascii="Calibri" w:eastAsia="Times New Roman" w:hAnsi="Calibri" w:cs="Calibri"/>
                  <w:b/>
                  <w:bCs/>
                  <w:color w:val="000000"/>
                </w:rPr>
                <w:t>e</w:t>
              </w:r>
              <w:r w:rsidRPr="00B0392B">
                <w:rPr>
                  <w:rFonts w:ascii="Calibri" w:eastAsia="Times New Roman" w:hAnsi="Calibri" w:cs="Calibri"/>
                  <w:b/>
                  <w:bCs/>
                  <w:color w:val="000000"/>
                </w:rPr>
                <w:t>stimator</w:t>
              </w:r>
            </w:ins>
          </w:p>
        </w:tc>
        <w:tc>
          <w:tcPr>
            <w:tcW w:w="521" w:type="dxa"/>
            <w:tcBorders>
              <w:top w:val="single" w:sz="4" w:space="0" w:color="auto"/>
              <w:left w:val="nil"/>
              <w:bottom w:val="single" w:sz="4" w:space="0" w:color="auto"/>
              <w:right w:val="nil"/>
            </w:tcBorders>
            <w:tcPrChange w:id="72" w:author="Michael Colvin" w:date="2018-06-14T11:00:00Z">
              <w:tcPr>
                <w:tcW w:w="1612" w:type="dxa"/>
                <w:tcBorders>
                  <w:top w:val="single" w:sz="4" w:space="0" w:color="auto"/>
                  <w:left w:val="nil"/>
                  <w:bottom w:val="single" w:sz="4" w:space="0" w:color="auto"/>
                  <w:right w:val="nil"/>
                </w:tcBorders>
              </w:tcPr>
            </w:tcPrChange>
          </w:tcPr>
          <w:p w14:paraId="782BBA8C" w14:textId="77777777" w:rsidR="0055239B" w:rsidRDefault="0055239B" w:rsidP="00B0392B">
            <w:pPr>
              <w:spacing w:after="0" w:line="240" w:lineRule="auto"/>
              <w:jc w:val="center"/>
              <w:rPr>
                <w:ins w:id="73" w:author="Michael Colvin" w:date="2018-06-14T11:00:00Z"/>
                <w:rFonts w:ascii="Calibri" w:eastAsia="Times New Roman" w:hAnsi="Calibri" w:cs="Calibri"/>
                <w:b/>
                <w:bCs/>
                <w:color w:val="000000"/>
              </w:rPr>
            </w:pPr>
          </w:p>
        </w:tc>
        <w:tc>
          <w:tcPr>
            <w:tcW w:w="1612" w:type="dxa"/>
            <w:tcBorders>
              <w:top w:val="single" w:sz="4" w:space="0" w:color="auto"/>
              <w:left w:val="nil"/>
              <w:bottom w:val="single" w:sz="4" w:space="0" w:color="auto"/>
              <w:right w:val="nil"/>
            </w:tcBorders>
            <w:shd w:val="clear" w:color="auto" w:fill="auto"/>
            <w:vAlign w:val="center"/>
            <w:hideMark/>
            <w:tcPrChange w:id="74" w:author="Michael Colvin" w:date="2018-06-14T11:00:00Z">
              <w:tcPr>
                <w:tcW w:w="1612" w:type="dxa"/>
                <w:tcBorders>
                  <w:top w:val="single" w:sz="4" w:space="0" w:color="auto"/>
                  <w:left w:val="nil"/>
                  <w:bottom w:val="single" w:sz="4" w:space="0" w:color="auto"/>
                  <w:right w:val="nil"/>
                </w:tcBorders>
                <w:shd w:val="clear" w:color="auto" w:fill="auto"/>
                <w:vAlign w:val="center"/>
                <w:hideMark/>
              </w:tcPr>
            </w:tcPrChange>
          </w:tcPr>
          <w:p w14:paraId="1659FF16" w14:textId="1C9A4799" w:rsidR="0055239B" w:rsidRPr="00B0392B" w:rsidRDefault="0055239B" w:rsidP="0055239B">
            <w:pPr>
              <w:spacing w:after="0" w:line="240" w:lineRule="auto"/>
              <w:jc w:val="center"/>
              <w:rPr>
                <w:rFonts w:ascii="Calibri" w:eastAsia="Times New Roman" w:hAnsi="Calibri" w:cs="Calibri"/>
                <w:b/>
                <w:bCs/>
                <w:color w:val="000000"/>
              </w:rPr>
              <w:pPrChange w:id="75" w:author="Michael Colvin" w:date="2018-06-14T11:03:00Z">
                <w:pPr>
                  <w:spacing w:after="0" w:line="240" w:lineRule="auto"/>
                  <w:jc w:val="center"/>
                </w:pPr>
              </w:pPrChange>
            </w:pPr>
            <w:r>
              <w:rPr>
                <w:rFonts w:ascii="Calibri" w:eastAsia="Times New Roman" w:hAnsi="Calibri" w:cs="Calibri"/>
                <w:b/>
                <w:bCs/>
                <w:color w:val="000000"/>
              </w:rPr>
              <w:t xml:space="preserve">Scale of </w:t>
            </w:r>
            <w:del w:id="76" w:author="Michael Colvin" w:date="2018-06-14T11:03:00Z">
              <w:r w:rsidDel="0055239B">
                <w:rPr>
                  <w:rFonts w:ascii="Calibri" w:eastAsia="Times New Roman" w:hAnsi="Calibri" w:cs="Calibri"/>
                  <w:b/>
                  <w:bCs/>
                  <w:color w:val="000000"/>
                </w:rPr>
                <w:delText xml:space="preserve">Abundance </w:delText>
              </w:r>
            </w:del>
            <w:ins w:id="77" w:author="Michael Colvin" w:date="2018-06-14T11:03:00Z">
              <w:r>
                <w:rPr>
                  <w:rFonts w:ascii="Calibri" w:eastAsia="Times New Roman" w:hAnsi="Calibri" w:cs="Calibri"/>
                  <w:b/>
                  <w:bCs/>
                  <w:color w:val="000000"/>
                </w:rPr>
                <w:t>a</w:t>
              </w:r>
              <w:r>
                <w:rPr>
                  <w:rFonts w:ascii="Calibri" w:eastAsia="Times New Roman" w:hAnsi="Calibri" w:cs="Calibri"/>
                  <w:b/>
                  <w:bCs/>
                  <w:color w:val="000000"/>
                </w:rPr>
                <w:t xml:space="preserve">bundance </w:t>
              </w:r>
            </w:ins>
            <w:del w:id="78" w:author="Michael Colvin" w:date="2018-06-14T11:03:00Z">
              <w:r w:rsidDel="0055239B">
                <w:rPr>
                  <w:rFonts w:ascii="Calibri" w:eastAsia="Times New Roman" w:hAnsi="Calibri" w:cs="Calibri"/>
                  <w:b/>
                  <w:bCs/>
                  <w:color w:val="000000"/>
                </w:rPr>
                <w:delText>Estimator</w:delText>
              </w:r>
            </w:del>
            <w:ins w:id="79" w:author="Michael Colvin" w:date="2018-06-14T11:03:00Z">
              <w:r>
                <w:rPr>
                  <w:rFonts w:ascii="Calibri" w:eastAsia="Times New Roman" w:hAnsi="Calibri" w:cs="Calibri"/>
                  <w:b/>
                  <w:bCs/>
                  <w:color w:val="000000"/>
                </w:rPr>
                <w:t>e</w:t>
              </w:r>
              <w:r>
                <w:rPr>
                  <w:rFonts w:ascii="Calibri" w:eastAsia="Times New Roman" w:hAnsi="Calibri" w:cs="Calibri"/>
                  <w:b/>
                  <w:bCs/>
                  <w:color w:val="000000"/>
                </w:rPr>
                <w:t>stimator</w:t>
              </w:r>
            </w:ins>
          </w:p>
        </w:tc>
        <w:tc>
          <w:tcPr>
            <w:tcW w:w="2936" w:type="dxa"/>
            <w:tcBorders>
              <w:top w:val="single" w:sz="4" w:space="0" w:color="auto"/>
              <w:left w:val="nil"/>
              <w:bottom w:val="single" w:sz="4" w:space="0" w:color="auto"/>
              <w:right w:val="nil"/>
            </w:tcBorders>
            <w:shd w:val="clear" w:color="auto" w:fill="auto"/>
            <w:vAlign w:val="center"/>
            <w:hideMark/>
            <w:tcPrChange w:id="80" w:author="Michael Colvin" w:date="2018-06-14T11:00:00Z">
              <w:tcPr>
                <w:tcW w:w="2936" w:type="dxa"/>
                <w:tcBorders>
                  <w:top w:val="single" w:sz="4" w:space="0" w:color="auto"/>
                  <w:left w:val="nil"/>
                  <w:bottom w:val="single" w:sz="4" w:space="0" w:color="auto"/>
                  <w:right w:val="nil"/>
                </w:tcBorders>
                <w:shd w:val="clear" w:color="auto" w:fill="auto"/>
                <w:vAlign w:val="center"/>
                <w:hideMark/>
              </w:tcPr>
            </w:tcPrChange>
          </w:tcPr>
          <w:p w14:paraId="159B9C1A" w14:textId="1197AC24" w:rsidR="0055239B" w:rsidRPr="00B0392B" w:rsidRDefault="0055239B" w:rsidP="0055239B">
            <w:pPr>
              <w:spacing w:after="0" w:line="240" w:lineRule="auto"/>
              <w:jc w:val="center"/>
              <w:rPr>
                <w:rFonts w:ascii="Calibri" w:eastAsia="Times New Roman" w:hAnsi="Calibri" w:cs="Calibri"/>
                <w:b/>
                <w:bCs/>
                <w:color w:val="000000"/>
              </w:rPr>
              <w:pPrChange w:id="81" w:author="Michael Colvin" w:date="2018-06-14T11:03:00Z">
                <w:pPr>
                  <w:spacing w:after="0" w:line="240" w:lineRule="auto"/>
                  <w:jc w:val="center"/>
                </w:pPr>
              </w:pPrChange>
            </w:pPr>
            <w:r w:rsidRPr="00B0392B">
              <w:rPr>
                <w:rFonts w:ascii="Calibri" w:eastAsia="Times New Roman" w:hAnsi="Calibri" w:cs="Calibri"/>
                <w:b/>
                <w:bCs/>
                <w:color w:val="000000"/>
              </w:rPr>
              <w:t xml:space="preserve">Bend-level to </w:t>
            </w:r>
            <w:del w:id="82" w:author="Michael Colvin" w:date="2018-06-14T11:03:00Z">
              <w:r w:rsidRPr="00B0392B" w:rsidDel="0055239B">
                <w:rPr>
                  <w:rFonts w:ascii="Calibri" w:eastAsia="Times New Roman" w:hAnsi="Calibri" w:cs="Calibri"/>
                  <w:b/>
                  <w:bCs/>
                  <w:color w:val="000000"/>
                </w:rPr>
                <w:delText>Segment</w:delText>
              </w:r>
            </w:del>
            <w:ins w:id="83" w:author="Michael Colvin" w:date="2018-06-14T11:03:00Z">
              <w:r>
                <w:rPr>
                  <w:rFonts w:ascii="Calibri" w:eastAsia="Times New Roman" w:hAnsi="Calibri" w:cs="Calibri"/>
                  <w:b/>
                  <w:bCs/>
                  <w:color w:val="000000"/>
                </w:rPr>
                <w:t>s</w:t>
              </w:r>
              <w:r w:rsidRPr="00B0392B">
                <w:rPr>
                  <w:rFonts w:ascii="Calibri" w:eastAsia="Times New Roman" w:hAnsi="Calibri" w:cs="Calibri"/>
                  <w:b/>
                  <w:bCs/>
                  <w:color w:val="000000"/>
                </w:rPr>
                <w:t>egment</w:t>
              </w:r>
            </w:ins>
            <w:r w:rsidRPr="00B0392B">
              <w:rPr>
                <w:rFonts w:ascii="Calibri" w:eastAsia="Times New Roman" w:hAnsi="Calibri" w:cs="Calibri"/>
                <w:b/>
                <w:bCs/>
                <w:color w:val="000000"/>
              </w:rPr>
              <w:t xml:space="preserve">-level </w:t>
            </w:r>
            <w:del w:id="84" w:author="Michael Colvin" w:date="2018-06-14T11:03:00Z">
              <w:r w:rsidRPr="00B0392B" w:rsidDel="0055239B">
                <w:rPr>
                  <w:rFonts w:ascii="Calibri" w:eastAsia="Times New Roman" w:hAnsi="Calibri" w:cs="Calibri"/>
                  <w:b/>
                  <w:bCs/>
                  <w:color w:val="000000"/>
                </w:rPr>
                <w:delText xml:space="preserve">Aggregation </w:delText>
              </w:r>
            </w:del>
            <w:ins w:id="85" w:author="Michael Colvin" w:date="2018-06-14T11:03:00Z">
              <w:r>
                <w:rPr>
                  <w:rFonts w:ascii="Calibri" w:eastAsia="Times New Roman" w:hAnsi="Calibri" w:cs="Calibri"/>
                  <w:b/>
                  <w:bCs/>
                  <w:color w:val="000000"/>
                </w:rPr>
                <w:t>a</w:t>
              </w:r>
              <w:r w:rsidRPr="00B0392B">
                <w:rPr>
                  <w:rFonts w:ascii="Calibri" w:eastAsia="Times New Roman" w:hAnsi="Calibri" w:cs="Calibri"/>
                  <w:b/>
                  <w:bCs/>
                  <w:color w:val="000000"/>
                </w:rPr>
                <w:t xml:space="preserve">ggregation </w:t>
              </w:r>
            </w:ins>
            <w:del w:id="86" w:author="Michael Colvin" w:date="2018-06-14T11:03:00Z">
              <w:r w:rsidRPr="00B0392B" w:rsidDel="0055239B">
                <w:rPr>
                  <w:rFonts w:ascii="Calibri" w:eastAsia="Times New Roman" w:hAnsi="Calibri" w:cs="Calibri"/>
                  <w:b/>
                  <w:bCs/>
                  <w:color w:val="000000"/>
                </w:rPr>
                <w:delText>Method</w:delText>
              </w:r>
            </w:del>
            <w:ins w:id="87" w:author="Michael Colvin" w:date="2018-06-14T11:03:00Z">
              <w:r>
                <w:rPr>
                  <w:rFonts w:ascii="Calibri" w:eastAsia="Times New Roman" w:hAnsi="Calibri" w:cs="Calibri"/>
                  <w:b/>
                  <w:bCs/>
                  <w:color w:val="000000"/>
                </w:rPr>
                <w:t>m</w:t>
              </w:r>
              <w:r w:rsidRPr="00B0392B">
                <w:rPr>
                  <w:rFonts w:ascii="Calibri" w:eastAsia="Times New Roman" w:hAnsi="Calibri" w:cs="Calibri"/>
                  <w:b/>
                  <w:bCs/>
                  <w:color w:val="000000"/>
                </w:rPr>
                <w:t>ethod</w:t>
              </w:r>
            </w:ins>
          </w:p>
        </w:tc>
        <w:tc>
          <w:tcPr>
            <w:tcW w:w="1680" w:type="dxa"/>
            <w:tcBorders>
              <w:top w:val="single" w:sz="4" w:space="0" w:color="auto"/>
              <w:left w:val="nil"/>
              <w:bottom w:val="single" w:sz="4" w:space="0" w:color="auto"/>
              <w:right w:val="nil"/>
            </w:tcBorders>
            <w:shd w:val="clear" w:color="auto" w:fill="auto"/>
            <w:vAlign w:val="center"/>
            <w:hideMark/>
            <w:tcPrChange w:id="88" w:author="Michael Colvin" w:date="2018-06-14T11:00:00Z">
              <w:tcPr>
                <w:tcW w:w="1612" w:type="dxa"/>
                <w:tcBorders>
                  <w:top w:val="single" w:sz="4" w:space="0" w:color="auto"/>
                  <w:left w:val="nil"/>
                  <w:bottom w:val="single" w:sz="4" w:space="0" w:color="auto"/>
                  <w:right w:val="nil"/>
                </w:tcBorders>
                <w:shd w:val="clear" w:color="auto" w:fill="auto"/>
                <w:vAlign w:val="center"/>
                <w:hideMark/>
              </w:tcPr>
            </w:tcPrChange>
          </w:tcPr>
          <w:p w14:paraId="0DC05243" w14:textId="1649F0F9" w:rsidR="0055239B" w:rsidRPr="00B0392B" w:rsidRDefault="0055239B" w:rsidP="0055239B">
            <w:pPr>
              <w:spacing w:after="0" w:line="240" w:lineRule="auto"/>
              <w:jc w:val="center"/>
              <w:rPr>
                <w:rFonts w:ascii="Calibri" w:eastAsia="Times New Roman" w:hAnsi="Calibri" w:cs="Calibri"/>
                <w:b/>
                <w:bCs/>
                <w:color w:val="000000"/>
              </w:rPr>
              <w:pPrChange w:id="89" w:author="Michael Colvin" w:date="2018-06-14T11:03:00Z">
                <w:pPr>
                  <w:spacing w:after="0" w:line="240" w:lineRule="auto"/>
                  <w:jc w:val="center"/>
                </w:pPr>
              </w:pPrChange>
            </w:pPr>
            <w:r w:rsidRPr="00B0392B">
              <w:rPr>
                <w:rFonts w:ascii="Calibri" w:eastAsia="Times New Roman" w:hAnsi="Calibri" w:cs="Calibri"/>
                <w:b/>
                <w:bCs/>
                <w:color w:val="000000"/>
              </w:rPr>
              <w:t>Estimator</w:t>
            </w:r>
            <w:r>
              <w:rPr>
                <w:rFonts w:ascii="Calibri" w:eastAsia="Times New Roman" w:hAnsi="Calibri" w:cs="Calibri"/>
                <w:b/>
                <w:bCs/>
                <w:color w:val="000000"/>
              </w:rPr>
              <w:t xml:space="preserve"> </w:t>
            </w:r>
            <w:del w:id="90" w:author="Michael Colvin" w:date="2018-06-14T11:03:00Z">
              <w:r w:rsidDel="0055239B">
                <w:rPr>
                  <w:rFonts w:ascii="Calibri" w:eastAsia="Times New Roman" w:hAnsi="Calibri" w:cs="Calibri"/>
                  <w:b/>
                  <w:bCs/>
                  <w:color w:val="000000"/>
                </w:rPr>
                <w:delText xml:space="preserve">Package </w:delText>
              </w:r>
            </w:del>
            <w:ins w:id="91" w:author="Michael Colvin" w:date="2018-06-14T11:03:00Z">
              <w:r>
                <w:rPr>
                  <w:rFonts w:ascii="Calibri" w:eastAsia="Times New Roman" w:hAnsi="Calibri" w:cs="Calibri"/>
                  <w:b/>
                  <w:bCs/>
                  <w:color w:val="000000"/>
                </w:rPr>
                <w:t>p</w:t>
              </w:r>
              <w:r>
                <w:rPr>
                  <w:rFonts w:ascii="Calibri" w:eastAsia="Times New Roman" w:hAnsi="Calibri" w:cs="Calibri"/>
                  <w:b/>
                  <w:bCs/>
                  <w:color w:val="000000"/>
                </w:rPr>
                <w:t xml:space="preserve">ackage </w:t>
              </w:r>
            </w:ins>
            <w:del w:id="92" w:author="Michael Colvin" w:date="2018-06-14T11:03:00Z">
              <w:r w:rsidRPr="00B0392B" w:rsidDel="0055239B">
                <w:rPr>
                  <w:rFonts w:ascii="Calibri" w:eastAsia="Times New Roman" w:hAnsi="Calibri" w:cs="Calibri"/>
                  <w:b/>
                  <w:bCs/>
                  <w:color w:val="000000"/>
                </w:rPr>
                <w:delText>Code</w:delText>
              </w:r>
            </w:del>
            <w:ins w:id="93" w:author="Michael Colvin" w:date="2018-06-14T11:03:00Z">
              <w:r>
                <w:rPr>
                  <w:rFonts w:ascii="Calibri" w:eastAsia="Times New Roman" w:hAnsi="Calibri" w:cs="Calibri"/>
                  <w:b/>
                  <w:bCs/>
                  <w:color w:val="000000"/>
                </w:rPr>
                <w:t>c</w:t>
              </w:r>
              <w:r w:rsidRPr="00B0392B">
                <w:rPr>
                  <w:rFonts w:ascii="Calibri" w:eastAsia="Times New Roman" w:hAnsi="Calibri" w:cs="Calibri"/>
                  <w:b/>
                  <w:bCs/>
                  <w:color w:val="000000"/>
                </w:rPr>
                <w:t>ode</w:t>
              </w:r>
            </w:ins>
          </w:p>
        </w:tc>
      </w:tr>
      <w:tr w:rsidR="0055239B" w:rsidRPr="00B0392B" w14:paraId="31274EF8" w14:textId="77777777" w:rsidTr="0055239B">
        <w:trPr>
          <w:trHeight w:val="731"/>
          <w:trPrChange w:id="94" w:author="Michael Colvin" w:date="2018-06-14T11:01:00Z">
            <w:trPr>
              <w:trHeight w:val="731"/>
            </w:trPr>
          </w:trPrChange>
        </w:trPr>
        <w:tc>
          <w:tcPr>
            <w:tcW w:w="1258" w:type="dxa"/>
            <w:tcBorders>
              <w:top w:val="nil"/>
              <w:left w:val="nil"/>
              <w:right w:val="nil"/>
            </w:tcBorders>
            <w:shd w:val="clear" w:color="000000" w:fill="E7E6E6"/>
            <w:vAlign w:val="center"/>
            <w:hideMark/>
            <w:tcPrChange w:id="95" w:author="Michael Colvin" w:date="2018-06-14T11:01:00Z">
              <w:tcPr>
                <w:tcW w:w="1377" w:type="dxa"/>
                <w:tcBorders>
                  <w:top w:val="nil"/>
                  <w:left w:val="nil"/>
                  <w:bottom w:val="nil"/>
                  <w:right w:val="nil"/>
                </w:tcBorders>
                <w:shd w:val="clear" w:color="000000" w:fill="E7E6E6"/>
                <w:vAlign w:val="center"/>
                <w:hideMark/>
              </w:tcPr>
            </w:tcPrChange>
          </w:tcPr>
          <w:p w14:paraId="49B686B5"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Catch-effort based</w:t>
            </w:r>
          </w:p>
        </w:tc>
        <w:tc>
          <w:tcPr>
            <w:tcW w:w="1353" w:type="dxa"/>
            <w:tcBorders>
              <w:top w:val="nil"/>
              <w:left w:val="nil"/>
              <w:right w:val="nil"/>
            </w:tcBorders>
            <w:shd w:val="clear" w:color="000000" w:fill="E7E6E6"/>
            <w:vAlign w:val="center"/>
            <w:hideMark/>
            <w:tcPrChange w:id="96" w:author="Michael Colvin" w:date="2018-06-14T11:01:00Z">
              <w:tcPr>
                <w:tcW w:w="1776" w:type="dxa"/>
                <w:tcBorders>
                  <w:top w:val="nil"/>
                  <w:left w:val="nil"/>
                  <w:bottom w:val="nil"/>
                  <w:right w:val="nil"/>
                </w:tcBorders>
                <w:shd w:val="clear" w:color="000000" w:fill="E7E6E6"/>
                <w:vAlign w:val="center"/>
                <w:hideMark/>
              </w:tcPr>
            </w:tcPrChange>
          </w:tcPr>
          <w:p w14:paraId="7A5AB84C"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Minimum Known Alive</w:t>
            </w:r>
          </w:p>
        </w:tc>
        <w:tc>
          <w:tcPr>
            <w:tcW w:w="521" w:type="dxa"/>
            <w:tcBorders>
              <w:top w:val="nil"/>
              <w:left w:val="nil"/>
              <w:right w:val="nil"/>
            </w:tcBorders>
            <w:shd w:val="clear" w:color="000000" w:fill="E7E6E6"/>
            <w:tcPrChange w:id="97" w:author="Michael Colvin" w:date="2018-06-14T11:01:00Z">
              <w:tcPr>
                <w:tcW w:w="1612" w:type="dxa"/>
                <w:tcBorders>
                  <w:top w:val="nil"/>
                  <w:left w:val="nil"/>
                  <w:bottom w:val="nil"/>
                  <w:right w:val="nil"/>
                </w:tcBorders>
                <w:shd w:val="clear" w:color="000000" w:fill="E7E6E6"/>
              </w:tcPr>
            </w:tcPrChange>
          </w:tcPr>
          <w:p w14:paraId="6A984D40" w14:textId="77777777" w:rsidR="0055239B" w:rsidRPr="00B0392B" w:rsidRDefault="0055239B" w:rsidP="00B0392B">
            <w:pPr>
              <w:spacing w:after="0" w:line="240" w:lineRule="auto"/>
              <w:jc w:val="center"/>
              <w:rPr>
                <w:ins w:id="98" w:author="Michael Colvin" w:date="2018-06-14T11:00:00Z"/>
                <w:rFonts w:ascii="Calibri" w:eastAsia="Times New Roman" w:hAnsi="Calibri" w:cs="Calibri"/>
                <w:color w:val="000000"/>
              </w:rPr>
            </w:pPr>
          </w:p>
        </w:tc>
        <w:tc>
          <w:tcPr>
            <w:tcW w:w="1612" w:type="dxa"/>
            <w:tcBorders>
              <w:top w:val="nil"/>
              <w:left w:val="nil"/>
              <w:right w:val="nil"/>
            </w:tcBorders>
            <w:shd w:val="clear" w:color="000000" w:fill="E7E6E6"/>
            <w:noWrap/>
            <w:vAlign w:val="center"/>
            <w:hideMark/>
            <w:tcPrChange w:id="99" w:author="Michael Colvin" w:date="2018-06-14T11:01:00Z">
              <w:tcPr>
                <w:tcW w:w="1612" w:type="dxa"/>
                <w:tcBorders>
                  <w:top w:val="nil"/>
                  <w:left w:val="nil"/>
                  <w:bottom w:val="nil"/>
                  <w:right w:val="nil"/>
                </w:tcBorders>
                <w:shd w:val="clear" w:color="000000" w:fill="E7E6E6"/>
                <w:noWrap/>
                <w:vAlign w:val="center"/>
                <w:hideMark/>
              </w:tcPr>
            </w:tcPrChange>
          </w:tcPr>
          <w:p w14:paraId="055D470E" w14:textId="40A08EEF"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Bend</w:t>
            </w:r>
          </w:p>
        </w:tc>
        <w:tc>
          <w:tcPr>
            <w:tcW w:w="2936" w:type="dxa"/>
            <w:tcBorders>
              <w:top w:val="nil"/>
              <w:left w:val="nil"/>
              <w:right w:val="nil"/>
            </w:tcBorders>
            <w:shd w:val="clear" w:color="000000" w:fill="E7E6E6"/>
            <w:noWrap/>
            <w:vAlign w:val="center"/>
            <w:hideMark/>
            <w:tcPrChange w:id="100" w:author="Michael Colvin" w:date="2018-06-14T11:01:00Z">
              <w:tcPr>
                <w:tcW w:w="2936" w:type="dxa"/>
                <w:tcBorders>
                  <w:top w:val="nil"/>
                  <w:left w:val="nil"/>
                  <w:bottom w:val="nil"/>
                  <w:right w:val="nil"/>
                </w:tcBorders>
                <w:shd w:val="clear" w:color="000000" w:fill="E7E6E6"/>
                <w:noWrap/>
                <w:vAlign w:val="center"/>
                <w:hideMark/>
              </w:tcPr>
            </w:tcPrChange>
          </w:tcPr>
          <w:p w14:paraId="667B98E9"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Weighted Mean</w:t>
            </w:r>
          </w:p>
        </w:tc>
        <w:tc>
          <w:tcPr>
            <w:tcW w:w="1680" w:type="dxa"/>
            <w:tcBorders>
              <w:top w:val="nil"/>
              <w:left w:val="nil"/>
              <w:right w:val="nil"/>
            </w:tcBorders>
            <w:shd w:val="clear" w:color="000000" w:fill="E7E6E6"/>
            <w:noWrap/>
            <w:vAlign w:val="center"/>
            <w:hideMark/>
            <w:tcPrChange w:id="101" w:author="Michael Colvin" w:date="2018-06-14T11:01:00Z">
              <w:tcPr>
                <w:tcW w:w="1612" w:type="dxa"/>
                <w:tcBorders>
                  <w:top w:val="nil"/>
                  <w:left w:val="nil"/>
                  <w:bottom w:val="nil"/>
                  <w:right w:val="nil"/>
                </w:tcBorders>
                <w:shd w:val="clear" w:color="000000" w:fill="E7E6E6"/>
                <w:noWrap/>
                <w:vAlign w:val="center"/>
                <w:hideMark/>
              </w:tcPr>
            </w:tcPrChange>
          </w:tcPr>
          <w:p w14:paraId="2EA5FEA8"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CPUE</w:t>
            </w:r>
          </w:p>
        </w:tc>
      </w:tr>
      <w:tr w:rsidR="0055239B" w:rsidRPr="00B0392B" w14:paraId="013EBE5A" w14:textId="77777777" w:rsidTr="0055239B">
        <w:trPr>
          <w:trHeight w:val="460"/>
          <w:trPrChange w:id="102" w:author="Michael Colvin" w:date="2018-06-14T11:00:00Z">
            <w:trPr>
              <w:trHeight w:val="460"/>
            </w:trPr>
          </w:trPrChange>
        </w:trPr>
        <w:tc>
          <w:tcPr>
            <w:tcW w:w="1258" w:type="dxa"/>
            <w:vMerge w:val="restart"/>
            <w:tcBorders>
              <w:top w:val="nil"/>
              <w:left w:val="nil"/>
              <w:bottom w:val="nil"/>
              <w:right w:val="nil"/>
            </w:tcBorders>
            <w:shd w:val="clear" w:color="auto" w:fill="auto"/>
            <w:vAlign w:val="center"/>
            <w:hideMark/>
            <w:tcPrChange w:id="103" w:author="Michael Colvin" w:date="2018-06-14T11:00:00Z">
              <w:tcPr>
                <w:tcW w:w="1377" w:type="dxa"/>
                <w:vMerge w:val="restart"/>
                <w:tcBorders>
                  <w:top w:val="nil"/>
                  <w:left w:val="nil"/>
                  <w:bottom w:val="nil"/>
                  <w:right w:val="nil"/>
                </w:tcBorders>
                <w:shd w:val="clear" w:color="auto" w:fill="auto"/>
                <w:vAlign w:val="center"/>
                <w:hideMark/>
              </w:tcPr>
            </w:tcPrChange>
          </w:tcPr>
          <w:p w14:paraId="4C0D5510"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Abundance based</w:t>
            </w:r>
          </w:p>
        </w:tc>
        <w:tc>
          <w:tcPr>
            <w:tcW w:w="1353" w:type="dxa"/>
            <w:vMerge w:val="restart"/>
            <w:tcBorders>
              <w:top w:val="nil"/>
              <w:left w:val="nil"/>
              <w:bottom w:val="nil"/>
              <w:right w:val="nil"/>
            </w:tcBorders>
            <w:shd w:val="clear" w:color="auto" w:fill="auto"/>
            <w:vAlign w:val="center"/>
            <w:hideMark/>
            <w:tcPrChange w:id="104" w:author="Michael Colvin" w:date="2018-06-14T11:00:00Z">
              <w:tcPr>
                <w:tcW w:w="1776" w:type="dxa"/>
                <w:vMerge w:val="restart"/>
                <w:tcBorders>
                  <w:top w:val="nil"/>
                  <w:left w:val="nil"/>
                  <w:bottom w:val="nil"/>
                  <w:right w:val="nil"/>
                </w:tcBorders>
                <w:shd w:val="clear" w:color="auto" w:fill="auto"/>
                <w:vAlign w:val="center"/>
                <w:hideMark/>
              </w:tcPr>
            </w:tcPrChange>
          </w:tcPr>
          <w:p w14:paraId="36851FE7"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Minimum Known Alive</w:t>
            </w:r>
          </w:p>
        </w:tc>
        <w:tc>
          <w:tcPr>
            <w:tcW w:w="521" w:type="dxa"/>
            <w:tcBorders>
              <w:top w:val="nil"/>
              <w:left w:val="nil"/>
              <w:bottom w:val="nil"/>
              <w:right w:val="nil"/>
            </w:tcBorders>
            <w:tcPrChange w:id="105" w:author="Michael Colvin" w:date="2018-06-14T11:00:00Z">
              <w:tcPr>
                <w:tcW w:w="1612" w:type="dxa"/>
                <w:tcBorders>
                  <w:top w:val="nil"/>
                  <w:left w:val="nil"/>
                  <w:bottom w:val="nil"/>
                  <w:right w:val="nil"/>
                </w:tcBorders>
              </w:tcPr>
            </w:tcPrChange>
          </w:tcPr>
          <w:p w14:paraId="5E2851FB" w14:textId="77777777" w:rsidR="0055239B" w:rsidRPr="00B0392B" w:rsidRDefault="0055239B" w:rsidP="00B0392B">
            <w:pPr>
              <w:spacing w:after="0" w:line="240" w:lineRule="auto"/>
              <w:jc w:val="center"/>
              <w:rPr>
                <w:ins w:id="106" w:author="Michael Colvin" w:date="2018-06-14T11:00:00Z"/>
                <w:rFonts w:ascii="Calibri" w:eastAsia="Times New Roman" w:hAnsi="Calibri" w:cs="Calibri"/>
                <w:color w:val="000000"/>
              </w:rPr>
            </w:pPr>
          </w:p>
        </w:tc>
        <w:tc>
          <w:tcPr>
            <w:tcW w:w="1612" w:type="dxa"/>
            <w:vMerge w:val="restart"/>
            <w:tcBorders>
              <w:top w:val="nil"/>
              <w:left w:val="nil"/>
              <w:bottom w:val="nil"/>
              <w:right w:val="nil"/>
            </w:tcBorders>
            <w:shd w:val="clear" w:color="auto" w:fill="auto"/>
            <w:noWrap/>
            <w:vAlign w:val="center"/>
            <w:hideMark/>
            <w:tcPrChange w:id="107" w:author="Michael Colvin" w:date="2018-06-14T11:00:00Z">
              <w:tcPr>
                <w:tcW w:w="1612" w:type="dxa"/>
                <w:vMerge w:val="restart"/>
                <w:tcBorders>
                  <w:top w:val="nil"/>
                  <w:left w:val="nil"/>
                  <w:bottom w:val="nil"/>
                  <w:right w:val="nil"/>
                </w:tcBorders>
                <w:shd w:val="clear" w:color="auto" w:fill="auto"/>
                <w:noWrap/>
                <w:vAlign w:val="center"/>
                <w:hideMark/>
              </w:tcPr>
            </w:tcPrChange>
          </w:tcPr>
          <w:p w14:paraId="2C25B9A2" w14:textId="6FD875B3"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Bend</w:t>
            </w:r>
          </w:p>
        </w:tc>
        <w:tc>
          <w:tcPr>
            <w:tcW w:w="2936" w:type="dxa"/>
            <w:tcBorders>
              <w:top w:val="nil"/>
              <w:left w:val="nil"/>
              <w:bottom w:val="nil"/>
              <w:right w:val="nil"/>
            </w:tcBorders>
            <w:shd w:val="clear" w:color="auto" w:fill="auto"/>
            <w:noWrap/>
            <w:vAlign w:val="center"/>
            <w:hideMark/>
            <w:tcPrChange w:id="108" w:author="Michael Colvin" w:date="2018-06-14T11:00:00Z">
              <w:tcPr>
                <w:tcW w:w="2936" w:type="dxa"/>
                <w:tcBorders>
                  <w:top w:val="nil"/>
                  <w:left w:val="nil"/>
                  <w:bottom w:val="nil"/>
                  <w:right w:val="nil"/>
                </w:tcBorders>
                <w:shd w:val="clear" w:color="auto" w:fill="auto"/>
                <w:noWrap/>
                <w:vAlign w:val="center"/>
                <w:hideMark/>
              </w:tcPr>
            </w:tcPrChange>
          </w:tcPr>
          <w:p w14:paraId="3E4F5817"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Arithmetic Mean</w:t>
            </w:r>
          </w:p>
        </w:tc>
        <w:tc>
          <w:tcPr>
            <w:tcW w:w="1680" w:type="dxa"/>
            <w:tcBorders>
              <w:top w:val="nil"/>
              <w:left w:val="nil"/>
              <w:bottom w:val="nil"/>
              <w:right w:val="nil"/>
            </w:tcBorders>
            <w:shd w:val="clear" w:color="auto" w:fill="auto"/>
            <w:noWrap/>
            <w:vAlign w:val="center"/>
            <w:hideMark/>
            <w:tcPrChange w:id="109" w:author="Michael Colvin" w:date="2018-06-14T11:00:00Z">
              <w:tcPr>
                <w:tcW w:w="1612" w:type="dxa"/>
                <w:tcBorders>
                  <w:top w:val="nil"/>
                  <w:left w:val="nil"/>
                  <w:bottom w:val="nil"/>
                  <w:right w:val="nil"/>
                </w:tcBorders>
                <w:shd w:val="clear" w:color="auto" w:fill="auto"/>
                <w:noWrap/>
                <w:vAlign w:val="center"/>
                <w:hideMark/>
              </w:tcPr>
            </w:tcPrChange>
          </w:tcPr>
          <w:p w14:paraId="04F334D7"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MKA_AM</w:t>
            </w:r>
          </w:p>
        </w:tc>
      </w:tr>
      <w:tr w:rsidR="0055239B" w:rsidRPr="00B0392B" w14:paraId="4BFEA94B" w14:textId="77777777" w:rsidTr="0055239B">
        <w:trPr>
          <w:trHeight w:val="460"/>
          <w:trPrChange w:id="110" w:author="Michael Colvin" w:date="2018-06-14T11:00:00Z">
            <w:trPr>
              <w:trHeight w:val="460"/>
            </w:trPr>
          </w:trPrChange>
        </w:trPr>
        <w:tc>
          <w:tcPr>
            <w:tcW w:w="1258" w:type="dxa"/>
            <w:vMerge/>
            <w:tcBorders>
              <w:top w:val="nil"/>
              <w:left w:val="nil"/>
              <w:bottom w:val="nil"/>
              <w:right w:val="nil"/>
            </w:tcBorders>
            <w:vAlign w:val="center"/>
            <w:hideMark/>
            <w:tcPrChange w:id="111" w:author="Michael Colvin" w:date="2018-06-14T11:00:00Z">
              <w:tcPr>
                <w:tcW w:w="1377" w:type="dxa"/>
                <w:vMerge/>
                <w:tcBorders>
                  <w:top w:val="nil"/>
                  <w:left w:val="nil"/>
                  <w:bottom w:val="nil"/>
                  <w:right w:val="nil"/>
                </w:tcBorders>
                <w:vAlign w:val="center"/>
                <w:hideMark/>
              </w:tcPr>
            </w:tcPrChange>
          </w:tcPr>
          <w:p w14:paraId="5F19368B" w14:textId="77777777" w:rsidR="0055239B" w:rsidRPr="00B0392B" w:rsidRDefault="0055239B" w:rsidP="00B0392B">
            <w:pPr>
              <w:spacing w:after="0" w:line="240" w:lineRule="auto"/>
              <w:rPr>
                <w:rFonts w:ascii="Calibri" w:eastAsia="Times New Roman" w:hAnsi="Calibri" w:cs="Calibri"/>
                <w:color w:val="000000"/>
              </w:rPr>
            </w:pPr>
          </w:p>
        </w:tc>
        <w:tc>
          <w:tcPr>
            <w:tcW w:w="1353" w:type="dxa"/>
            <w:vMerge/>
            <w:tcBorders>
              <w:top w:val="nil"/>
              <w:left w:val="nil"/>
              <w:bottom w:val="nil"/>
              <w:right w:val="nil"/>
            </w:tcBorders>
            <w:vAlign w:val="center"/>
            <w:hideMark/>
            <w:tcPrChange w:id="112" w:author="Michael Colvin" w:date="2018-06-14T11:00:00Z">
              <w:tcPr>
                <w:tcW w:w="1776" w:type="dxa"/>
                <w:vMerge/>
                <w:tcBorders>
                  <w:top w:val="nil"/>
                  <w:left w:val="nil"/>
                  <w:bottom w:val="nil"/>
                  <w:right w:val="nil"/>
                </w:tcBorders>
                <w:vAlign w:val="center"/>
                <w:hideMark/>
              </w:tcPr>
            </w:tcPrChange>
          </w:tcPr>
          <w:p w14:paraId="654E6702" w14:textId="77777777" w:rsidR="0055239B" w:rsidRPr="00B0392B" w:rsidRDefault="0055239B" w:rsidP="00B0392B">
            <w:pPr>
              <w:spacing w:after="0" w:line="240" w:lineRule="auto"/>
              <w:rPr>
                <w:rFonts w:ascii="Calibri" w:eastAsia="Times New Roman" w:hAnsi="Calibri" w:cs="Calibri"/>
                <w:color w:val="000000"/>
              </w:rPr>
            </w:pPr>
          </w:p>
        </w:tc>
        <w:tc>
          <w:tcPr>
            <w:tcW w:w="521" w:type="dxa"/>
            <w:tcBorders>
              <w:top w:val="nil"/>
              <w:left w:val="nil"/>
              <w:bottom w:val="nil"/>
              <w:right w:val="nil"/>
            </w:tcBorders>
            <w:tcPrChange w:id="113" w:author="Michael Colvin" w:date="2018-06-14T11:00:00Z">
              <w:tcPr>
                <w:tcW w:w="1612" w:type="dxa"/>
                <w:tcBorders>
                  <w:top w:val="nil"/>
                  <w:left w:val="nil"/>
                  <w:bottom w:val="nil"/>
                  <w:right w:val="nil"/>
                </w:tcBorders>
              </w:tcPr>
            </w:tcPrChange>
          </w:tcPr>
          <w:p w14:paraId="1C75B55A" w14:textId="77777777" w:rsidR="0055239B" w:rsidRPr="00B0392B" w:rsidRDefault="0055239B" w:rsidP="00B0392B">
            <w:pPr>
              <w:spacing w:after="0" w:line="240" w:lineRule="auto"/>
              <w:rPr>
                <w:ins w:id="114" w:author="Michael Colvin" w:date="2018-06-14T11:00:00Z"/>
                <w:rFonts w:ascii="Calibri" w:eastAsia="Times New Roman" w:hAnsi="Calibri" w:cs="Calibri"/>
                <w:color w:val="000000"/>
              </w:rPr>
            </w:pPr>
          </w:p>
        </w:tc>
        <w:tc>
          <w:tcPr>
            <w:tcW w:w="1612" w:type="dxa"/>
            <w:vMerge/>
            <w:tcBorders>
              <w:top w:val="nil"/>
              <w:left w:val="nil"/>
              <w:bottom w:val="nil"/>
              <w:right w:val="nil"/>
            </w:tcBorders>
            <w:vAlign w:val="center"/>
            <w:hideMark/>
            <w:tcPrChange w:id="115" w:author="Michael Colvin" w:date="2018-06-14T11:00:00Z">
              <w:tcPr>
                <w:tcW w:w="1612" w:type="dxa"/>
                <w:vMerge/>
                <w:tcBorders>
                  <w:top w:val="nil"/>
                  <w:left w:val="nil"/>
                  <w:bottom w:val="nil"/>
                  <w:right w:val="nil"/>
                </w:tcBorders>
                <w:vAlign w:val="center"/>
                <w:hideMark/>
              </w:tcPr>
            </w:tcPrChange>
          </w:tcPr>
          <w:p w14:paraId="0BD2AE57" w14:textId="4BDDF10F" w:rsidR="0055239B" w:rsidRPr="00B0392B" w:rsidRDefault="0055239B" w:rsidP="00B0392B">
            <w:pPr>
              <w:spacing w:after="0" w:line="240" w:lineRule="auto"/>
              <w:rPr>
                <w:rFonts w:ascii="Calibri" w:eastAsia="Times New Roman" w:hAnsi="Calibri" w:cs="Calibri"/>
                <w:color w:val="000000"/>
              </w:rPr>
            </w:pPr>
          </w:p>
        </w:tc>
        <w:tc>
          <w:tcPr>
            <w:tcW w:w="2936" w:type="dxa"/>
            <w:tcBorders>
              <w:top w:val="nil"/>
              <w:left w:val="nil"/>
              <w:bottom w:val="nil"/>
              <w:right w:val="nil"/>
            </w:tcBorders>
            <w:shd w:val="clear" w:color="auto" w:fill="auto"/>
            <w:noWrap/>
            <w:vAlign w:val="center"/>
            <w:hideMark/>
            <w:tcPrChange w:id="116" w:author="Michael Colvin" w:date="2018-06-14T11:00:00Z">
              <w:tcPr>
                <w:tcW w:w="2936" w:type="dxa"/>
                <w:tcBorders>
                  <w:top w:val="nil"/>
                  <w:left w:val="nil"/>
                  <w:bottom w:val="nil"/>
                  <w:right w:val="nil"/>
                </w:tcBorders>
                <w:shd w:val="clear" w:color="auto" w:fill="auto"/>
                <w:noWrap/>
                <w:vAlign w:val="center"/>
                <w:hideMark/>
              </w:tcPr>
            </w:tcPrChange>
          </w:tcPr>
          <w:p w14:paraId="2C7707B0"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Weighted Mean</w:t>
            </w:r>
          </w:p>
        </w:tc>
        <w:tc>
          <w:tcPr>
            <w:tcW w:w="1680" w:type="dxa"/>
            <w:tcBorders>
              <w:top w:val="nil"/>
              <w:left w:val="nil"/>
              <w:bottom w:val="nil"/>
              <w:right w:val="nil"/>
            </w:tcBorders>
            <w:shd w:val="clear" w:color="auto" w:fill="auto"/>
            <w:noWrap/>
            <w:vAlign w:val="center"/>
            <w:hideMark/>
            <w:tcPrChange w:id="117" w:author="Michael Colvin" w:date="2018-06-14T11:00:00Z">
              <w:tcPr>
                <w:tcW w:w="1612" w:type="dxa"/>
                <w:tcBorders>
                  <w:top w:val="nil"/>
                  <w:left w:val="nil"/>
                  <w:bottom w:val="nil"/>
                  <w:right w:val="nil"/>
                </w:tcBorders>
                <w:shd w:val="clear" w:color="auto" w:fill="auto"/>
                <w:noWrap/>
                <w:vAlign w:val="center"/>
                <w:hideMark/>
              </w:tcPr>
            </w:tcPrChange>
          </w:tcPr>
          <w:p w14:paraId="6D6EBABC"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MKA_WM</w:t>
            </w:r>
          </w:p>
        </w:tc>
      </w:tr>
      <w:tr w:rsidR="0055239B" w:rsidRPr="00B0392B" w14:paraId="7B0B3708" w14:textId="77777777" w:rsidTr="0055239B">
        <w:trPr>
          <w:trHeight w:val="460"/>
          <w:trPrChange w:id="118" w:author="Michael Colvin" w:date="2018-06-14T11:00:00Z">
            <w:trPr>
              <w:trHeight w:val="460"/>
            </w:trPr>
          </w:trPrChange>
        </w:trPr>
        <w:tc>
          <w:tcPr>
            <w:tcW w:w="1258" w:type="dxa"/>
            <w:vMerge/>
            <w:tcBorders>
              <w:top w:val="nil"/>
              <w:left w:val="nil"/>
              <w:bottom w:val="nil"/>
              <w:right w:val="nil"/>
            </w:tcBorders>
            <w:vAlign w:val="center"/>
            <w:hideMark/>
            <w:tcPrChange w:id="119" w:author="Michael Colvin" w:date="2018-06-14T11:00:00Z">
              <w:tcPr>
                <w:tcW w:w="1377" w:type="dxa"/>
                <w:vMerge/>
                <w:tcBorders>
                  <w:top w:val="nil"/>
                  <w:left w:val="nil"/>
                  <w:bottom w:val="nil"/>
                  <w:right w:val="nil"/>
                </w:tcBorders>
                <w:vAlign w:val="center"/>
                <w:hideMark/>
              </w:tcPr>
            </w:tcPrChange>
          </w:tcPr>
          <w:p w14:paraId="03B18AC6" w14:textId="77777777" w:rsidR="0055239B" w:rsidRPr="00B0392B" w:rsidRDefault="0055239B" w:rsidP="00B0392B">
            <w:pPr>
              <w:spacing w:after="0" w:line="240" w:lineRule="auto"/>
              <w:rPr>
                <w:rFonts w:ascii="Calibri" w:eastAsia="Times New Roman" w:hAnsi="Calibri" w:cs="Calibri"/>
                <w:color w:val="000000"/>
              </w:rPr>
            </w:pPr>
          </w:p>
        </w:tc>
        <w:tc>
          <w:tcPr>
            <w:tcW w:w="1353" w:type="dxa"/>
            <w:vMerge w:val="restart"/>
            <w:tcBorders>
              <w:top w:val="nil"/>
              <w:left w:val="nil"/>
              <w:bottom w:val="nil"/>
              <w:right w:val="nil"/>
            </w:tcBorders>
            <w:shd w:val="clear" w:color="000000" w:fill="E7E6E6"/>
            <w:vAlign w:val="center"/>
            <w:hideMark/>
            <w:tcPrChange w:id="120" w:author="Michael Colvin" w:date="2018-06-14T11:00:00Z">
              <w:tcPr>
                <w:tcW w:w="1776" w:type="dxa"/>
                <w:vMerge w:val="restart"/>
                <w:tcBorders>
                  <w:top w:val="nil"/>
                  <w:left w:val="nil"/>
                  <w:bottom w:val="nil"/>
                  <w:right w:val="nil"/>
                </w:tcBorders>
                <w:shd w:val="clear" w:color="000000" w:fill="E7E6E6"/>
                <w:vAlign w:val="center"/>
                <w:hideMark/>
              </w:tcPr>
            </w:tcPrChange>
          </w:tcPr>
          <w:p w14:paraId="4D259051"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M0</w:t>
            </w:r>
          </w:p>
        </w:tc>
        <w:tc>
          <w:tcPr>
            <w:tcW w:w="521" w:type="dxa"/>
            <w:tcBorders>
              <w:top w:val="nil"/>
              <w:left w:val="nil"/>
              <w:bottom w:val="nil"/>
              <w:right w:val="nil"/>
            </w:tcBorders>
            <w:shd w:val="clear" w:color="000000" w:fill="E7E6E6"/>
            <w:tcPrChange w:id="121" w:author="Michael Colvin" w:date="2018-06-14T11:00:00Z">
              <w:tcPr>
                <w:tcW w:w="1612" w:type="dxa"/>
                <w:tcBorders>
                  <w:top w:val="nil"/>
                  <w:left w:val="nil"/>
                  <w:bottom w:val="nil"/>
                  <w:right w:val="nil"/>
                </w:tcBorders>
                <w:shd w:val="clear" w:color="000000" w:fill="E7E6E6"/>
              </w:tcPr>
            </w:tcPrChange>
          </w:tcPr>
          <w:p w14:paraId="2277E300" w14:textId="77777777" w:rsidR="0055239B" w:rsidRPr="00B0392B" w:rsidRDefault="0055239B" w:rsidP="00B0392B">
            <w:pPr>
              <w:spacing w:after="0" w:line="240" w:lineRule="auto"/>
              <w:jc w:val="center"/>
              <w:rPr>
                <w:ins w:id="122" w:author="Michael Colvin" w:date="2018-06-14T11:00:00Z"/>
                <w:rFonts w:ascii="Calibri" w:eastAsia="Times New Roman" w:hAnsi="Calibri" w:cs="Calibri"/>
                <w:color w:val="000000"/>
              </w:rPr>
            </w:pPr>
          </w:p>
        </w:tc>
        <w:tc>
          <w:tcPr>
            <w:tcW w:w="1612" w:type="dxa"/>
            <w:vMerge w:val="restart"/>
            <w:tcBorders>
              <w:top w:val="nil"/>
              <w:left w:val="nil"/>
              <w:bottom w:val="nil"/>
              <w:right w:val="nil"/>
            </w:tcBorders>
            <w:shd w:val="clear" w:color="000000" w:fill="E7E6E6"/>
            <w:noWrap/>
            <w:vAlign w:val="center"/>
            <w:hideMark/>
            <w:tcPrChange w:id="123" w:author="Michael Colvin" w:date="2018-06-14T11:00:00Z">
              <w:tcPr>
                <w:tcW w:w="1612" w:type="dxa"/>
                <w:vMerge w:val="restart"/>
                <w:tcBorders>
                  <w:top w:val="nil"/>
                  <w:left w:val="nil"/>
                  <w:bottom w:val="nil"/>
                  <w:right w:val="nil"/>
                </w:tcBorders>
                <w:shd w:val="clear" w:color="000000" w:fill="E7E6E6"/>
                <w:noWrap/>
                <w:vAlign w:val="center"/>
                <w:hideMark/>
              </w:tcPr>
            </w:tcPrChange>
          </w:tcPr>
          <w:p w14:paraId="351E4AB8" w14:textId="6ABAFC8F"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Bend</w:t>
            </w:r>
          </w:p>
        </w:tc>
        <w:tc>
          <w:tcPr>
            <w:tcW w:w="2936" w:type="dxa"/>
            <w:tcBorders>
              <w:top w:val="nil"/>
              <w:left w:val="nil"/>
              <w:bottom w:val="nil"/>
              <w:right w:val="nil"/>
            </w:tcBorders>
            <w:shd w:val="clear" w:color="000000" w:fill="E7E6E6"/>
            <w:noWrap/>
            <w:vAlign w:val="center"/>
            <w:hideMark/>
            <w:tcPrChange w:id="124" w:author="Michael Colvin" w:date="2018-06-14T11:00:00Z">
              <w:tcPr>
                <w:tcW w:w="2936" w:type="dxa"/>
                <w:tcBorders>
                  <w:top w:val="nil"/>
                  <w:left w:val="nil"/>
                  <w:bottom w:val="nil"/>
                  <w:right w:val="nil"/>
                </w:tcBorders>
                <w:shd w:val="clear" w:color="000000" w:fill="E7E6E6"/>
                <w:noWrap/>
                <w:vAlign w:val="center"/>
                <w:hideMark/>
              </w:tcPr>
            </w:tcPrChange>
          </w:tcPr>
          <w:p w14:paraId="66253FC5"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Arithmetic Mean</w:t>
            </w:r>
          </w:p>
        </w:tc>
        <w:tc>
          <w:tcPr>
            <w:tcW w:w="1680" w:type="dxa"/>
            <w:tcBorders>
              <w:top w:val="nil"/>
              <w:left w:val="nil"/>
              <w:bottom w:val="nil"/>
              <w:right w:val="nil"/>
            </w:tcBorders>
            <w:shd w:val="clear" w:color="000000" w:fill="E7E6E6"/>
            <w:noWrap/>
            <w:vAlign w:val="center"/>
            <w:hideMark/>
            <w:tcPrChange w:id="125" w:author="Michael Colvin" w:date="2018-06-14T11:00:00Z">
              <w:tcPr>
                <w:tcW w:w="1612" w:type="dxa"/>
                <w:tcBorders>
                  <w:top w:val="nil"/>
                  <w:left w:val="nil"/>
                  <w:bottom w:val="nil"/>
                  <w:right w:val="nil"/>
                </w:tcBorders>
                <w:shd w:val="clear" w:color="000000" w:fill="E7E6E6"/>
                <w:noWrap/>
                <w:vAlign w:val="center"/>
                <w:hideMark/>
              </w:tcPr>
            </w:tcPrChange>
          </w:tcPr>
          <w:p w14:paraId="3E0C5AFB"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M0_AM</w:t>
            </w:r>
          </w:p>
        </w:tc>
      </w:tr>
      <w:tr w:rsidR="0055239B" w:rsidRPr="00B0392B" w14:paraId="39BBB80C" w14:textId="77777777" w:rsidTr="0055239B">
        <w:trPr>
          <w:trHeight w:val="460"/>
          <w:trPrChange w:id="126" w:author="Michael Colvin" w:date="2018-06-14T11:00:00Z">
            <w:trPr>
              <w:trHeight w:val="460"/>
            </w:trPr>
          </w:trPrChange>
        </w:trPr>
        <w:tc>
          <w:tcPr>
            <w:tcW w:w="1258" w:type="dxa"/>
            <w:vMerge/>
            <w:tcBorders>
              <w:top w:val="nil"/>
              <w:left w:val="nil"/>
              <w:bottom w:val="nil"/>
              <w:right w:val="nil"/>
            </w:tcBorders>
            <w:vAlign w:val="center"/>
            <w:hideMark/>
            <w:tcPrChange w:id="127" w:author="Michael Colvin" w:date="2018-06-14T11:00:00Z">
              <w:tcPr>
                <w:tcW w:w="1377" w:type="dxa"/>
                <w:vMerge/>
                <w:tcBorders>
                  <w:top w:val="nil"/>
                  <w:left w:val="nil"/>
                  <w:bottom w:val="nil"/>
                  <w:right w:val="nil"/>
                </w:tcBorders>
                <w:vAlign w:val="center"/>
                <w:hideMark/>
              </w:tcPr>
            </w:tcPrChange>
          </w:tcPr>
          <w:p w14:paraId="784B24AA" w14:textId="77777777" w:rsidR="0055239B" w:rsidRPr="00B0392B" w:rsidRDefault="0055239B" w:rsidP="00B0392B">
            <w:pPr>
              <w:spacing w:after="0" w:line="240" w:lineRule="auto"/>
              <w:rPr>
                <w:rFonts w:ascii="Calibri" w:eastAsia="Times New Roman" w:hAnsi="Calibri" w:cs="Calibri"/>
                <w:color w:val="000000"/>
              </w:rPr>
            </w:pPr>
          </w:p>
        </w:tc>
        <w:tc>
          <w:tcPr>
            <w:tcW w:w="1353" w:type="dxa"/>
            <w:vMerge/>
            <w:tcBorders>
              <w:top w:val="nil"/>
              <w:left w:val="nil"/>
              <w:bottom w:val="nil"/>
              <w:right w:val="nil"/>
            </w:tcBorders>
            <w:vAlign w:val="center"/>
            <w:hideMark/>
            <w:tcPrChange w:id="128" w:author="Michael Colvin" w:date="2018-06-14T11:00:00Z">
              <w:tcPr>
                <w:tcW w:w="1776" w:type="dxa"/>
                <w:vMerge/>
                <w:tcBorders>
                  <w:top w:val="nil"/>
                  <w:left w:val="nil"/>
                  <w:bottom w:val="nil"/>
                  <w:right w:val="nil"/>
                </w:tcBorders>
                <w:vAlign w:val="center"/>
                <w:hideMark/>
              </w:tcPr>
            </w:tcPrChange>
          </w:tcPr>
          <w:p w14:paraId="75CA8A36" w14:textId="77777777" w:rsidR="0055239B" w:rsidRPr="00B0392B" w:rsidRDefault="0055239B" w:rsidP="00B0392B">
            <w:pPr>
              <w:spacing w:after="0" w:line="240" w:lineRule="auto"/>
              <w:rPr>
                <w:rFonts w:ascii="Calibri" w:eastAsia="Times New Roman" w:hAnsi="Calibri" w:cs="Calibri"/>
                <w:color w:val="000000"/>
              </w:rPr>
            </w:pPr>
          </w:p>
        </w:tc>
        <w:tc>
          <w:tcPr>
            <w:tcW w:w="521" w:type="dxa"/>
            <w:tcBorders>
              <w:top w:val="nil"/>
              <w:left w:val="nil"/>
              <w:bottom w:val="nil"/>
              <w:right w:val="nil"/>
            </w:tcBorders>
            <w:tcPrChange w:id="129" w:author="Michael Colvin" w:date="2018-06-14T11:00:00Z">
              <w:tcPr>
                <w:tcW w:w="1612" w:type="dxa"/>
                <w:tcBorders>
                  <w:top w:val="nil"/>
                  <w:left w:val="nil"/>
                  <w:bottom w:val="nil"/>
                  <w:right w:val="nil"/>
                </w:tcBorders>
              </w:tcPr>
            </w:tcPrChange>
          </w:tcPr>
          <w:p w14:paraId="44D1F048" w14:textId="77777777" w:rsidR="0055239B" w:rsidRPr="00B0392B" w:rsidRDefault="0055239B" w:rsidP="00B0392B">
            <w:pPr>
              <w:spacing w:after="0" w:line="240" w:lineRule="auto"/>
              <w:rPr>
                <w:ins w:id="130" w:author="Michael Colvin" w:date="2018-06-14T11:00:00Z"/>
                <w:rFonts w:ascii="Calibri" w:eastAsia="Times New Roman" w:hAnsi="Calibri" w:cs="Calibri"/>
                <w:color w:val="000000"/>
              </w:rPr>
            </w:pPr>
          </w:p>
        </w:tc>
        <w:tc>
          <w:tcPr>
            <w:tcW w:w="1612" w:type="dxa"/>
            <w:vMerge/>
            <w:tcBorders>
              <w:top w:val="nil"/>
              <w:left w:val="nil"/>
              <w:bottom w:val="nil"/>
              <w:right w:val="nil"/>
            </w:tcBorders>
            <w:vAlign w:val="center"/>
            <w:hideMark/>
            <w:tcPrChange w:id="131" w:author="Michael Colvin" w:date="2018-06-14T11:00:00Z">
              <w:tcPr>
                <w:tcW w:w="1612" w:type="dxa"/>
                <w:vMerge/>
                <w:tcBorders>
                  <w:top w:val="nil"/>
                  <w:left w:val="nil"/>
                  <w:bottom w:val="nil"/>
                  <w:right w:val="nil"/>
                </w:tcBorders>
                <w:vAlign w:val="center"/>
                <w:hideMark/>
              </w:tcPr>
            </w:tcPrChange>
          </w:tcPr>
          <w:p w14:paraId="76252E94" w14:textId="6C4C43CD" w:rsidR="0055239B" w:rsidRPr="00B0392B" w:rsidRDefault="0055239B" w:rsidP="00B0392B">
            <w:pPr>
              <w:spacing w:after="0" w:line="240" w:lineRule="auto"/>
              <w:rPr>
                <w:rFonts w:ascii="Calibri" w:eastAsia="Times New Roman" w:hAnsi="Calibri" w:cs="Calibri"/>
                <w:color w:val="000000"/>
              </w:rPr>
            </w:pPr>
          </w:p>
        </w:tc>
        <w:tc>
          <w:tcPr>
            <w:tcW w:w="2936" w:type="dxa"/>
            <w:tcBorders>
              <w:top w:val="nil"/>
              <w:left w:val="nil"/>
              <w:bottom w:val="nil"/>
              <w:right w:val="nil"/>
            </w:tcBorders>
            <w:shd w:val="clear" w:color="000000" w:fill="E7E6E6"/>
            <w:noWrap/>
            <w:vAlign w:val="center"/>
            <w:hideMark/>
            <w:tcPrChange w:id="132" w:author="Michael Colvin" w:date="2018-06-14T11:00:00Z">
              <w:tcPr>
                <w:tcW w:w="2936" w:type="dxa"/>
                <w:tcBorders>
                  <w:top w:val="nil"/>
                  <w:left w:val="nil"/>
                  <w:bottom w:val="nil"/>
                  <w:right w:val="nil"/>
                </w:tcBorders>
                <w:shd w:val="clear" w:color="000000" w:fill="E7E6E6"/>
                <w:noWrap/>
                <w:vAlign w:val="center"/>
                <w:hideMark/>
              </w:tcPr>
            </w:tcPrChange>
          </w:tcPr>
          <w:p w14:paraId="0B78D270"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Weighted Mean</w:t>
            </w:r>
          </w:p>
        </w:tc>
        <w:tc>
          <w:tcPr>
            <w:tcW w:w="1680" w:type="dxa"/>
            <w:tcBorders>
              <w:top w:val="nil"/>
              <w:left w:val="nil"/>
              <w:bottom w:val="nil"/>
              <w:right w:val="nil"/>
            </w:tcBorders>
            <w:shd w:val="clear" w:color="000000" w:fill="E7E6E6"/>
            <w:noWrap/>
            <w:vAlign w:val="center"/>
            <w:hideMark/>
            <w:tcPrChange w:id="133" w:author="Michael Colvin" w:date="2018-06-14T11:00:00Z">
              <w:tcPr>
                <w:tcW w:w="1612" w:type="dxa"/>
                <w:tcBorders>
                  <w:top w:val="nil"/>
                  <w:left w:val="nil"/>
                  <w:bottom w:val="nil"/>
                  <w:right w:val="nil"/>
                </w:tcBorders>
                <w:shd w:val="clear" w:color="000000" w:fill="E7E6E6"/>
                <w:noWrap/>
                <w:vAlign w:val="center"/>
                <w:hideMark/>
              </w:tcPr>
            </w:tcPrChange>
          </w:tcPr>
          <w:p w14:paraId="352DD11B"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M0_WM</w:t>
            </w:r>
          </w:p>
        </w:tc>
      </w:tr>
      <w:tr w:rsidR="0055239B" w:rsidRPr="00B0392B" w14:paraId="7B61A407" w14:textId="77777777" w:rsidTr="0055239B">
        <w:trPr>
          <w:trHeight w:val="460"/>
          <w:trPrChange w:id="134" w:author="Michael Colvin" w:date="2018-06-14T11:00:00Z">
            <w:trPr>
              <w:trHeight w:val="460"/>
            </w:trPr>
          </w:trPrChange>
        </w:trPr>
        <w:tc>
          <w:tcPr>
            <w:tcW w:w="1258" w:type="dxa"/>
            <w:vMerge/>
            <w:tcBorders>
              <w:top w:val="nil"/>
              <w:left w:val="nil"/>
              <w:bottom w:val="nil"/>
              <w:right w:val="nil"/>
            </w:tcBorders>
            <w:vAlign w:val="center"/>
            <w:hideMark/>
            <w:tcPrChange w:id="135" w:author="Michael Colvin" w:date="2018-06-14T11:00:00Z">
              <w:tcPr>
                <w:tcW w:w="1377" w:type="dxa"/>
                <w:vMerge/>
                <w:tcBorders>
                  <w:top w:val="nil"/>
                  <w:left w:val="nil"/>
                  <w:bottom w:val="nil"/>
                  <w:right w:val="nil"/>
                </w:tcBorders>
                <w:vAlign w:val="center"/>
                <w:hideMark/>
              </w:tcPr>
            </w:tcPrChange>
          </w:tcPr>
          <w:p w14:paraId="719089E2" w14:textId="77777777" w:rsidR="0055239B" w:rsidRPr="00B0392B" w:rsidRDefault="0055239B" w:rsidP="00B0392B">
            <w:pPr>
              <w:spacing w:after="0" w:line="240" w:lineRule="auto"/>
              <w:rPr>
                <w:rFonts w:ascii="Calibri" w:eastAsia="Times New Roman" w:hAnsi="Calibri" w:cs="Calibri"/>
                <w:color w:val="000000"/>
              </w:rPr>
            </w:pPr>
          </w:p>
        </w:tc>
        <w:tc>
          <w:tcPr>
            <w:tcW w:w="1353" w:type="dxa"/>
            <w:vMerge w:val="restart"/>
            <w:tcBorders>
              <w:top w:val="nil"/>
              <w:left w:val="nil"/>
              <w:bottom w:val="nil"/>
              <w:right w:val="nil"/>
            </w:tcBorders>
            <w:shd w:val="clear" w:color="auto" w:fill="auto"/>
            <w:vAlign w:val="center"/>
            <w:hideMark/>
            <w:tcPrChange w:id="136" w:author="Michael Colvin" w:date="2018-06-14T11:00:00Z">
              <w:tcPr>
                <w:tcW w:w="1776" w:type="dxa"/>
                <w:vMerge w:val="restart"/>
                <w:tcBorders>
                  <w:top w:val="nil"/>
                  <w:left w:val="nil"/>
                  <w:bottom w:val="nil"/>
                  <w:right w:val="nil"/>
                </w:tcBorders>
                <w:shd w:val="clear" w:color="auto" w:fill="auto"/>
                <w:vAlign w:val="center"/>
                <w:hideMark/>
              </w:tcPr>
            </w:tcPrChange>
          </w:tcPr>
          <w:p w14:paraId="5106A806"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Mt</w:t>
            </w:r>
          </w:p>
        </w:tc>
        <w:tc>
          <w:tcPr>
            <w:tcW w:w="521" w:type="dxa"/>
            <w:tcBorders>
              <w:top w:val="nil"/>
              <w:left w:val="nil"/>
              <w:bottom w:val="nil"/>
              <w:right w:val="nil"/>
            </w:tcBorders>
            <w:tcPrChange w:id="137" w:author="Michael Colvin" w:date="2018-06-14T11:00:00Z">
              <w:tcPr>
                <w:tcW w:w="1612" w:type="dxa"/>
                <w:tcBorders>
                  <w:top w:val="nil"/>
                  <w:left w:val="nil"/>
                  <w:bottom w:val="nil"/>
                  <w:right w:val="nil"/>
                </w:tcBorders>
              </w:tcPr>
            </w:tcPrChange>
          </w:tcPr>
          <w:p w14:paraId="0A294486" w14:textId="77777777" w:rsidR="0055239B" w:rsidRPr="00B0392B" w:rsidRDefault="0055239B" w:rsidP="00B0392B">
            <w:pPr>
              <w:spacing w:after="0" w:line="240" w:lineRule="auto"/>
              <w:jc w:val="center"/>
              <w:rPr>
                <w:ins w:id="138" w:author="Michael Colvin" w:date="2018-06-14T11:00:00Z"/>
                <w:rFonts w:ascii="Calibri" w:eastAsia="Times New Roman" w:hAnsi="Calibri" w:cs="Calibri"/>
                <w:color w:val="000000"/>
              </w:rPr>
            </w:pPr>
          </w:p>
        </w:tc>
        <w:tc>
          <w:tcPr>
            <w:tcW w:w="1612" w:type="dxa"/>
            <w:vMerge w:val="restart"/>
            <w:tcBorders>
              <w:top w:val="nil"/>
              <w:left w:val="nil"/>
              <w:bottom w:val="nil"/>
              <w:right w:val="nil"/>
            </w:tcBorders>
            <w:shd w:val="clear" w:color="auto" w:fill="auto"/>
            <w:noWrap/>
            <w:vAlign w:val="center"/>
            <w:hideMark/>
            <w:tcPrChange w:id="139" w:author="Michael Colvin" w:date="2018-06-14T11:00:00Z">
              <w:tcPr>
                <w:tcW w:w="1612" w:type="dxa"/>
                <w:vMerge w:val="restart"/>
                <w:tcBorders>
                  <w:top w:val="nil"/>
                  <w:left w:val="nil"/>
                  <w:bottom w:val="nil"/>
                  <w:right w:val="nil"/>
                </w:tcBorders>
                <w:shd w:val="clear" w:color="auto" w:fill="auto"/>
                <w:noWrap/>
                <w:vAlign w:val="center"/>
                <w:hideMark/>
              </w:tcPr>
            </w:tcPrChange>
          </w:tcPr>
          <w:p w14:paraId="0768D104" w14:textId="44FBC7B5"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Bend</w:t>
            </w:r>
          </w:p>
        </w:tc>
        <w:tc>
          <w:tcPr>
            <w:tcW w:w="2936" w:type="dxa"/>
            <w:tcBorders>
              <w:top w:val="nil"/>
              <w:left w:val="nil"/>
              <w:bottom w:val="nil"/>
              <w:right w:val="nil"/>
            </w:tcBorders>
            <w:shd w:val="clear" w:color="auto" w:fill="auto"/>
            <w:noWrap/>
            <w:vAlign w:val="center"/>
            <w:hideMark/>
            <w:tcPrChange w:id="140" w:author="Michael Colvin" w:date="2018-06-14T11:00:00Z">
              <w:tcPr>
                <w:tcW w:w="2936" w:type="dxa"/>
                <w:tcBorders>
                  <w:top w:val="nil"/>
                  <w:left w:val="nil"/>
                  <w:bottom w:val="nil"/>
                  <w:right w:val="nil"/>
                </w:tcBorders>
                <w:shd w:val="clear" w:color="auto" w:fill="auto"/>
                <w:noWrap/>
                <w:vAlign w:val="center"/>
                <w:hideMark/>
              </w:tcPr>
            </w:tcPrChange>
          </w:tcPr>
          <w:p w14:paraId="5B2729F8"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Arithmetic Mean</w:t>
            </w:r>
          </w:p>
        </w:tc>
        <w:tc>
          <w:tcPr>
            <w:tcW w:w="1680" w:type="dxa"/>
            <w:tcBorders>
              <w:top w:val="nil"/>
              <w:left w:val="nil"/>
              <w:bottom w:val="nil"/>
              <w:right w:val="nil"/>
            </w:tcBorders>
            <w:shd w:val="clear" w:color="auto" w:fill="auto"/>
            <w:noWrap/>
            <w:vAlign w:val="center"/>
            <w:hideMark/>
            <w:tcPrChange w:id="141" w:author="Michael Colvin" w:date="2018-06-14T11:00:00Z">
              <w:tcPr>
                <w:tcW w:w="1612" w:type="dxa"/>
                <w:tcBorders>
                  <w:top w:val="nil"/>
                  <w:left w:val="nil"/>
                  <w:bottom w:val="nil"/>
                  <w:right w:val="nil"/>
                </w:tcBorders>
                <w:shd w:val="clear" w:color="auto" w:fill="auto"/>
                <w:noWrap/>
                <w:vAlign w:val="center"/>
                <w:hideMark/>
              </w:tcPr>
            </w:tcPrChange>
          </w:tcPr>
          <w:p w14:paraId="0881ECAF" w14:textId="77777777" w:rsidR="0055239B" w:rsidRPr="00B0392B" w:rsidRDefault="0055239B" w:rsidP="00B0392B">
            <w:pPr>
              <w:spacing w:after="0" w:line="240" w:lineRule="auto"/>
              <w:jc w:val="center"/>
              <w:rPr>
                <w:rFonts w:ascii="Calibri" w:eastAsia="Times New Roman" w:hAnsi="Calibri" w:cs="Calibri"/>
                <w:color w:val="000000"/>
              </w:rPr>
            </w:pPr>
            <w:proofErr w:type="spellStart"/>
            <w:r w:rsidRPr="00B0392B">
              <w:rPr>
                <w:rFonts w:ascii="Calibri" w:eastAsia="Times New Roman" w:hAnsi="Calibri" w:cs="Calibri"/>
                <w:color w:val="000000"/>
              </w:rPr>
              <w:t>Mt_AM</w:t>
            </w:r>
            <w:proofErr w:type="spellEnd"/>
          </w:p>
        </w:tc>
      </w:tr>
      <w:tr w:rsidR="0055239B" w:rsidRPr="00B0392B" w14:paraId="14F6F7BE" w14:textId="77777777" w:rsidTr="0055239B">
        <w:trPr>
          <w:trHeight w:val="460"/>
          <w:trPrChange w:id="142" w:author="Michael Colvin" w:date="2018-06-14T11:00:00Z">
            <w:trPr>
              <w:trHeight w:val="460"/>
            </w:trPr>
          </w:trPrChange>
        </w:trPr>
        <w:tc>
          <w:tcPr>
            <w:tcW w:w="1258" w:type="dxa"/>
            <w:vMerge/>
            <w:tcBorders>
              <w:top w:val="nil"/>
              <w:left w:val="nil"/>
              <w:bottom w:val="nil"/>
              <w:right w:val="nil"/>
            </w:tcBorders>
            <w:vAlign w:val="center"/>
            <w:hideMark/>
            <w:tcPrChange w:id="143" w:author="Michael Colvin" w:date="2018-06-14T11:00:00Z">
              <w:tcPr>
                <w:tcW w:w="1377" w:type="dxa"/>
                <w:vMerge/>
                <w:tcBorders>
                  <w:top w:val="nil"/>
                  <w:left w:val="nil"/>
                  <w:bottom w:val="nil"/>
                  <w:right w:val="nil"/>
                </w:tcBorders>
                <w:vAlign w:val="center"/>
                <w:hideMark/>
              </w:tcPr>
            </w:tcPrChange>
          </w:tcPr>
          <w:p w14:paraId="6BDE920F" w14:textId="77777777" w:rsidR="0055239B" w:rsidRPr="00B0392B" w:rsidRDefault="0055239B" w:rsidP="00B0392B">
            <w:pPr>
              <w:spacing w:after="0" w:line="240" w:lineRule="auto"/>
              <w:rPr>
                <w:rFonts w:ascii="Calibri" w:eastAsia="Times New Roman" w:hAnsi="Calibri" w:cs="Calibri"/>
                <w:color w:val="000000"/>
              </w:rPr>
            </w:pPr>
          </w:p>
        </w:tc>
        <w:tc>
          <w:tcPr>
            <w:tcW w:w="1353" w:type="dxa"/>
            <w:vMerge/>
            <w:tcBorders>
              <w:top w:val="nil"/>
              <w:left w:val="nil"/>
              <w:bottom w:val="nil"/>
              <w:right w:val="nil"/>
            </w:tcBorders>
            <w:vAlign w:val="center"/>
            <w:hideMark/>
            <w:tcPrChange w:id="144" w:author="Michael Colvin" w:date="2018-06-14T11:00:00Z">
              <w:tcPr>
                <w:tcW w:w="1776" w:type="dxa"/>
                <w:vMerge/>
                <w:tcBorders>
                  <w:top w:val="nil"/>
                  <w:left w:val="nil"/>
                  <w:bottom w:val="nil"/>
                  <w:right w:val="nil"/>
                </w:tcBorders>
                <w:vAlign w:val="center"/>
                <w:hideMark/>
              </w:tcPr>
            </w:tcPrChange>
          </w:tcPr>
          <w:p w14:paraId="54962A7B" w14:textId="77777777" w:rsidR="0055239B" w:rsidRPr="00B0392B" w:rsidRDefault="0055239B" w:rsidP="00B0392B">
            <w:pPr>
              <w:spacing w:after="0" w:line="240" w:lineRule="auto"/>
              <w:rPr>
                <w:rFonts w:ascii="Calibri" w:eastAsia="Times New Roman" w:hAnsi="Calibri" w:cs="Calibri"/>
                <w:color w:val="000000"/>
              </w:rPr>
            </w:pPr>
          </w:p>
        </w:tc>
        <w:tc>
          <w:tcPr>
            <w:tcW w:w="521" w:type="dxa"/>
            <w:tcBorders>
              <w:top w:val="nil"/>
              <w:left w:val="nil"/>
              <w:bottom w:val="nil"/>
              <w:right w:val="nil"/>
            </w:tcBorders>
            <w:tcPrChange w:id="145" w:author="Michael Colvin" w:date="2018-06-14T11:00:00Z">
              <w:tcPr>
                <w:tcW w:w="1612" w:type="dxa"/>
                <w:tcBorders>
                  <w:top w:val="nil"/>
                  <w:left w:val="nil"/>
                  <w:bottom w:val="nil"/>
                  <w:right w:val="nil"/>
                </w:tcBorders>
              </w:tcPr>
            </w:tcPrChange>
          </w:tcPr>
          <w:p w14:paraId="7F013653" w14:textId="77777777" w:rsidR="0055239B" w:rsidRPr="00B0392B" w:rsidRDefault="0055239B" w:rsidP="00B0392B">
            <w:pPr>
              <w:spacing w:after="0" w:line="240" w:lineRule="auto"/>
              <w:rPr>
                <w:ins w:id="146" w:author="Michael Colvin" w:date="2018-06-14T11:00:00Z"/>
                <w:rFonts w:ascii="Calibri" w:eastAsia="Times New Roman" w:hAnsi="Calibri" w:cs="Calibri"/>
                <w:color w:val="000000"/>
              </w:rPr>
            </w:pPr>
          </w:p>
        </w:tc>
        <w:tc>
          <w:tcPr>
            <w:tcW w:w="1612" w:type="dxa"/>
            <w:vMerge/>
            <w:tcBorders>
              <w:top w:val="nil"/>
              <w:left w:val="nil"/>
              <w:bottom w:val="nil"/>
              <w:right w:val="nil"/>
            </w:tcBorders>
            <w:vAlign w:val="center"/>
            <w:hideMark/>
            <w:tcPrChange w:id="147" w:author="Michael Colvin" w:date="2018-06-14T11:00:00Z">
              <w:tcPr>
                <w:tcW w:w="1612" w:type="dxa"/>
                <w:vMerge/>
                <w:tcBorders>
                  <w:top w:val="nil"/>
                  <w:left w:val="nil"/>
                  <w:bottom w:val="nil"/>
                  <w:right w:val="nil"/>
                </w:tcBorders>
                <w:vAlign w:val="center"/>
                <w:hideMark/>
              </w:tcPr>
            </w:tcPrChange>
          </w:tcPr>
          <w:p w14:paraId="1FE89337" w14:textId="6C366D04" w:rsidR="0055239B" w:rsidRPr="00B0392B" w:rsidRDefault="0055239B" w:rsidP="00B0392B">
            <w:pPr>
              <w:spacing w:after="0" w:line="240" w:lineRule="auto"/>
              <w:rPr>
                <w:rFonts w:ascii="Calibri" w:eastAsia="Times New Roman" w:hAnsi="Calibri" w:cs="Calibri"/>
                <w:color w:val="000000"/>
              </w:rPr>
            </w:pPr>
          </w:p>
        </w:tc>
        <w:tc>
          <w:tcPr>
            <w:tcW w:w="2936" w:type="dxa"/>
            <w:tcBorders>
              <w:top w:val="nil"/>
              <w:left w:val="nil"/>
              <w:bottom w:val="nil"/>
              <w:right w:val="nil"/>
            </w:tcBorders>
            <w:shd w:val="clear" w:color="auto" w:fill="auto"/>
            <w:noWrap/>
            <w:vAlign w:val="center"/>
            <w:hideMark/>
            <w:tcPrChange w:id="148" w:author="Michael Colvin" w:date="2018-06-14T11:00:00Z">
              <w:tcPr>
                <w:tcW w:w="2936" w:type="dxa"/>
                <w:tcBorders>
                  <w:top w:val="nil"/>
                  <w:left w:val="nil"/>
                  <w:bottom w:val="nil"/>
                  <w:right w:val="nil"/>
                </w:tcBorders>
                <w:shd w:val="clear" w:color="auto" w:fill="auto"/>
                <w:noWrap/>
                <w:vAlign w:val="center"/>
                <w:hideMark/>
              </w:tcPr>
            </w:tcPrChange>
          </w:tcPr>
          <w:p w14:paraId="3864795A"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Weighted Mean</w:t>
            </w:r>
          </w:p>
        </w:tc>
        <w:tc>
          <w:tcPr>
            <w:tcW w:w="1680" w:type="dxa"/>
            <w:tcBorders>
              <w:top w:val="nil"/>
              <w:left w:val="nil"/>
              <w:bottom w:val="nil"/>
              <w:right w:val="nil"/>
            </w:tcBorders>
            <w:shd w:val="clear" w:color="auto" w:fill="auto"/>
            <w:noWrap/>
            <w:vAlign w:val="center"/>
            <w:hideMark/>
            <w:tcPrChange w:id="149" w:author="Michael Colvin" w:date="2018-06-14T11:00:00Z">
              <w:tcPr>
                <w:tcW w:w="1612" w:type="dxa"/>
                <w:tcBorders>
                  <w:top w:val="nil"/>
                  <w:left w:val="nil"/>
                  <w:bottom w:val="nil"/>
                  <w:right w:val="nil"/>
                </w:tcBorders>
                <w:shd w:val="clear" w:color="auto" w:fill="auto"/>
                <w:noWrap/>
                <w:vAlign w:val="center"/>
                <w:hideMark/>
              </w:tcPr>
            </w:tcPrChange>
          </w:tcPr>
          <w:p w14:paraId="01903968" w14:textId="77777777" w:rsidR="0055239B" w:rsidRPr="00B0392B" w:rsidRDefault="0055239B" w:rsidP="00B0392B">
            <w:pPr>
              <w:spacing w:after="0" w:line="240" w:lineRule="auto"/>
              <w:jc w:val="center"/>
              <w:rPr>
                <w:rFonts w:ascii="Calibri" w:eastAsia="Times New Roman" w:hAnsi="Calibri" w:cs="Calibri"/>
                <w:color w:val="000000"/>
              </w:rPr>
            </w:pPr>
            <w:proofErr w:type="spellStart"/>
            <w:r w:rsidRPr="00B0392B">
              <w:rPr>
                <w:rFonts w:ascii="Calibri" w:eastAsia="Times New Roman" w:hAnsi="Calibri" w:cs="Calibri"/>
                <w:color w:val="000000"/>
              </w:rPr>
              <w:t>Mt_WM</w:t>
            </w:r>
            <w:proofErr w:type="spellEnd"/>
          </w:p>
        </w:tc>
      </w:tr>
      <w:tr w:rsidR="0055239B" w:rsidRPr="00B0392B" w14:paraId="7A8F2A4A" w14:textId="77777777" w:rsidTr="0055239B">
        <w:trPr>
          <w:trHeight w:val="731"/>
          <w:trPrChange w:id="150" w:author="Michael Colvin" w:date="2018-06-14T11:01:00Z">
            <w:trPr>
              <w:trHeight w:val="731"/>
            </w:trPr>
          </w:trPrChange>
        </w:trPr>
        <w:tc>
          <w:tcPr>
            <w:tcW w:w="1258" w:type="dxa"/>
            <w:vMerge/>
            <w:tcBorders>
              <w:top w:val="nil"/>
              <w:left w:val="nil"/>
              <w:bottom w:val="single" w:sz="4" w:space="0" w:color="auto"/>
              <w:right w:val="nil"/>
            </w:tcBorders>
            <w:vAlign w:val="center"/>
            <w:hideMark/>
            <w:tcPrChange w:id="151" w:author="Michael Colvin" w:date="2018-06-14T11:01:00Z">
              <w:tcPr>
                <w:tcW w:w="1377" w:type="dxa"/>
                <w:vMerge/>
                <w:tcBorders>
                  <w:top w:val="nil"/>
                  <w:left w:val="nil"/>
                  <w:bottom w:val="nil"/>
                  <w:right w:val="nil"/>
                </w:tcBorders>
                <w:vAlign w:val="center"/>
                <w:hideMark/>
              </w:tcPr>
            </w:tcPrChange>
          </w:tcPr>
          <w:p w14:paraId="618AE6E6" w14:textId="77777777" w:rsidR="0055239B" w:rsidRPr="00B0392B" w:rsidRDefault="0055239B" w:rsidP="00B0392B">
            <w:pPr>
              <w:spacing w:after="0" w:line="240" w:lineRule="auto"/>
              <w:rPr>
                <w:rFonts w:ascii="Calibri" w:eastAsia="Times New Roman" w:hAnsi="Calibri" w:cs="Calibri"/>
                <w:color w:val="000000"/>
              </w:rPr>
            </w:pPr>
            <w:commentRangeStart w:id="152"/>
            <w:commentRangeStart w:id="153"/>
          </w:p>
        </w:tc>
        <w:tc>
          <w:tcPr>
            <w:tcW w:w="1353" w:type="dxa"/>
            <w:tcBorders>
              <w:top w:val="nil"/>
              <w:left w:val="nil"/>
              <w:bottom w:val="single" w:sz="4" w:space="0" w:color="auto"/>
              <w:right w:val="nil"/>
            </w:tcBorders>
            <w:shd w:val="clear" w:color="000000" w:fill="E7E6E6"/>
            <w:vAlign w:val="center"/>
            <w:hideMark/>
            <w:tcPrChange w:id="154" w:author="Michael Colvin" w:date="2018-06-14T11:01:00Z">
              <w:tcPr>
                <w:tcW w:w="1776" w:type="dxa"/>
                <w:tcBorders>
                  <w:top w:val="nil"/>
                  <w:left w:val="nil"/>
                  <w:bottom w:val="nil"/>
                  <w:right w:val="nil"/>
                </w:tcBorders>
                <w:shd w:val="clear" w:color="000000" w:fill="E7E6E6"/>
                <w:vAlign w:val="center"/>
                <w:hideMark/>
              </w:tcPr>
            </w:tcPrChange>
          </w:tcPr>
          <w:p w14:paraId="28C8F7B6"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Multi-state Robust Design</w:t>
            </w:r>
          </w:p>
        </w:tc>
        <w:tc>
          <w:tcPr>
            <w:tcW w:w="521" w:type="dxa"/>
            <w:tcBorders>
              <w:top w:val="nil"/>
              <w:left w:val="nil"/>
              <w:bottom w:val="single" w:sz="4" w:space="0" w:color="auto"/>
              <w:right w:val="nil"/>
            </w:tcBorders>
            <w:shd w:val="clear" w:color="000000" w:fill="E7E6E6"/>
            <w:tcPrChange w:id="155" w:author="Michael Colvin" w:date="2018-06-14T11:01:00Z">
              <w:tcPr>
                <w:tcW w:w="1612" w:type="dxa"/>
                <w:tcBorders>
                  <w:top w:val="nil"/>
                  <w:left w:val="nil"/>
                  <w:bottom w:val="nil"/>
                  <w:right w:val="nil"/>
                </w:tcBorders>
                <w:shd w:val="clear" w:color="000000" w:fill="E7E6E6"/>
              </w:tcPr>
            </w:tcPrChange>
          </w:tcPr>
          <w:p w14:paraId="1EFD9F80" w14:textId="77777777" w:rsidR="0055239B" w:rsidRPr="00B0392B" w:rsidRDefault="0055239B" w:rsidP="00B0392B">
            <w:pPr>
              <w:spacing w:after="0" w:line="240" w:lineRule="auto"/>
              <w:jc w:val="center"/>
              <w:rPr>
                <w:ins w:id="156" w:author="Michael Colvin" w:date="2018-06-14T11:00:00Z"/>
                <w:rFonts w:ascii="Calibri" w:eastAsia="Times New Roman" w:hAnsi="Calibri" w:cs="Calibri"/>
                <w:color w:val="000000"/>
              </w:rPr>
            </w:pPr>
          </w:p>
        </w:tc>
        <w:tc>
          <w:tcPr>
            <w:tcW w:w="1612" w:type="dxa"/>
            <w:tcBorders>
              <w:top w:val="nil"/>
              <w:left w:val="nil"/>
              <w:bottom w:val="single" w:sz="4" w:space="0" w:color="auto"/>
              <w:right w:val="nil"/>
            </w:tcBorders>
            <w:shd w:val="clear" w:color="000000" w:fill="E7E6E6"/>
            <w:noWrap/>
            <w:vAlign w:val="center"/>
            <w:hideMark/>
            <w:tcPrChange w:id="157" w:author="Michael Colvin" w:date="2018-06-14T11:01:00Z">
              <w:tcPr>
                <w:tcW w:w="1612" w:type="dxa"/>
                <w:tcBorders>
                  <w:top w:val="nil"/>
                  <w:left w:val="nil"/>
                  <w:bottom w:val="nil"/>
                  <w:right w:val="nil"/>
                </w:tcBorders>
                <w:shd w:val="clear" w:color="000000" w:fill="E7E6E6"/>
                <w:noWrap/>
                <w:vAlign w:val="center"/>
                <w:hideMark/>
              </w:tcPr>
            </w:tcPrChange>
          </w:tcPr>
          <w:p w14:paraId="40D3BD5C" w14:textId="6C8E025D"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Segment</w:t>
            </w:r>
          </w:p>
        </w:tc>
        <w:tc>
          <w:tcPr>
            <w:tcW w:w="2936" w:type="dxa"/>
            <w:tcBorders>
              <w:top w:val="nil"/>
              <w:left w:val="nil"/>
              <w:bottom w:val="single" w:sz="4" w:space="0" w:color="auto"/>
              <w:right w:val="nil"/>
            </w:tcBorders>
            <w:shd w:val="clear" w:color="000000" w:fill="E7E6E6"/>
            <w:noWrap/>
            <w:vAlign w:val="center"/>
            <w:hideMark/>
            <w:tcPrChange w:id="158" w:author="Michael Colvin" w:date="2018-06-14T11:01:00Z">
              <w:tcPr>
                <w:tcW w:w="2936" w:type="dxa"/>
                <w:tcBorders>
                  <w:top w:val="nil"/>
                  <w:left w:val="nil"/>
                  <w:bottom w:val="nil"/>
                  <w:right w:val="nil"/>
                </w:tcBorders>
                <w:shd w:val="clear" w:color="000000" w:fill="E7E6E6"/>
                <w:noWrap/>
                <w:vAlign w:val="center"/>
                <w:hideMark/>
              </w:tcPr>
            </w:tcPrChange>
          </w:tcPr>
          <w:p w14:paraId="16144DC3" w14:textId="77777777"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N/A</w:t>
            </w:r>
          </w:p>
        </w:tc>
        <w:tc>
          <w:tcPr>
            <w:tcW w:w="1680" w:type="dxa"/>
            <w:tcBorders>
              <w:top w:val="nil"/>
              <w:left w:val="nil"/>
              <w:bottom w:val="single" w:sz="4" w:space="0" w:color="auto"/>
              <w:right w:val="nil"/>
            </w:tcBorders>
            <w:shd w:val="clear" w:color="000000" w:fill="E7E6E6"/>
            <w:noWrap/>
            <w:vAlign w:val="center"/>
            <w:hideMark/>
            <w:tcPrChange w:id="159" w:author="Michael Colvin" w:date="2018-06-14T11:01:00Z">
              <w:tcPr>
                <w:tcW w:w="1612" w:type="dxa"/>
                <w:tcBorders>
                  <w:top w:val="nil"/>
                  <w:left w:val="nil"/>
                  <w:bottom w:val="nil"/>
                  <w:right w:val="nil"/>
                </w:tcBorders>
                <w:shd w:val="clear" w:color="000000" w:fill="E7E6E6"/>
                <w:noWrap/>
                <w:vAlign w:val="center"/>
                <w:hideMark/>
              </w:tcPr>
            </w:tcPrChange>
          </w:tcPr>
          <w:p w14:paraId="23F7F56D" w14:textId="0D5AF0B0" w:rsidR="0055239B" w:rsidRPr="00B0392B" w:rsidRDefault="0055239B" w:rsidP="00B0392B">
            <w:pPr>
              <w:spacing w:after="0" w:line="240" w:lineRule="auto"/>
              <w:jc w:val="center"/>
              <w:rPr>
                <w:rFonts w:ascii="Calibri" w:eastAsia="Times New Roman" w:hAnsi="Calibri" w:cs="Calibri"/>
                <w:color w:val="000000"/>
              </w:rPr>
            </w:pPr>
            <w:r w:rsidRPr="00B0392B">
              <w:rPr>
                <w:rFonts w:ascii="Calibri" w:eastAsia="Times New Roman" w:hAnsi="Calibri" w:cs="Calibri"/>
                <w:color w:val="000000"/>
              </w:rPr>
              <w:t>CRDMS</w:t>
            </w:r>
            <w:commentRangeEnd w:id="152"/>
            <w:r>
              <w:rPr>
                <w:rStyle w:val="CommentReference"/>
              </w:rPr>
              <w:commentReference w:id="152"/>
            </w:r>
            <w:r>
              <w:rPr>
                <w:rStyle w:val="CommentReference"/>
              </w:rPr>
              <w:commentReference w:id="153"/>
            </w:r>
          </w:p>
        </w:tc>
      </w:tr>
      <w:commentRangeEnd w:id="153"/>
    </w:tbl>
    <w:p w14:paraId="17AE4496" w14:textId="77777777" w:rsidR="00B0392B" w:rsidRPr="00DF6235" w:rsidRDefault="00B0392B" w:rsidP="00DF6235">
      <w:pPr>
        <w:pStyle w:val="BodyText"/>
        <w:spacing w:line="240" w:lineRule="auto"/>
        <w:ind w:left="720" w:firstLine="0"/>
      </w:pPr>
    </w:p>
    <w:p w14:paraId="31B36AF1" w14:textId="1260D294" w:rsidR="008B618A" w:rsidRDefault="008B618A" w:rsidP="00DF6235">
      <w:pPr>
        <w:spacing w:after="0"/>
        <w:rPr>
          <w:rFonts w:ascii="Times New Roman" w:hAnsi="Times New Roman" w:cs="Times New Roman"/>
        </w:rPr>
      </w:pPr>
    </w:p>
    <w:p w14:paraId="277B27DF" w14:textId="3AB56104" w:rsidR="00570CCF" w:rsidRDefault="00570CCF" w:rsidP="00DF6235">
      <w:pPr>
        <w:spacing w:after="0"/>
        <w:rPr>
          <w:rFonts w:ascii="Times New Roman" w:hAnsi="Times New Roman" w:cs="Times New Roman"/>
        </w:rPr>
      </w:pPr>
    </w:p>
    <w:p w14:paraId="5B57A979" w14:textId="4D0D6AB0" w:rsidR="00570CCF" w:rsidRDefault="00570CCF" w:rsidP="00DF6235">
      <w:pPr>
        <w:spacing w:after="0"/>
        <w:rPr>
          <w:rFonts w:ascii="Times New Roman" w:hAnsi="Times New Roman" w:cs="Times New Roman"/>
        </w:rPr>
      </w:pPr>
    </w:p>
    <w:p w14:paraId="16C2B2B7" w14:textId="251DC68F" w:rsidR="00570CCF" w:rsidRDefault="00323067" w:rsidP="00570CCF">
      <w:pPr>
        <w:pageBreakBefore/>
        <w:spacing w:after="0"/>
        <w:rPr>
          <w:rFonts w:ascii="Times New Roman" w:hAnsi="Times New Roman" w:cs="Times New Roman"/>
        </w:rPr>
      </w:pPr>
      <w:commentRangeStart w:id="160"/>
      <w:r>
        <w:rPr>
          <w:rFonts w:ascii="Times New Roman" w:hAnsi="Times New Roman" w:cs="Times New Roman"/>
        </w:rPr>
        <w:lastRenderedPageBreak/>
        <w:t>Table 3.  Description of the states of the Basi</w:t>
      </w:r>
      <w:bookmarkStart w:id="161" w:name="_GoBack"/>
      <w:bookmarkEnd w:id="161"/>
      <w:r>
        <w:rPr>
          <w:rFonts w:ascii="Times New Roman" w:hAnsi="Times New Roman" w:cs="Times New Roman"/>
        </w:rPr>
        <w:t>n nature node.</w:t>
      </w:r>
      <w:commentRangeEnd w:id="160"/>
      <w:r w:rsidR="0055239B">
        <w:rPr>
          <w:rStyle w:val="CommentReference"/>
        </w:rPr>
        <w:commentReference w:id="160"/>
      </w:r>
    </w:p>
    <w:tbl>
      <w:tblPr>
        <w:tblW w:w="5000" w:type="pct"/>
        <w:tblLook w:val="04A0" w:firstRow="1" w:lastRow="0" w:firstColumn="1" w:lastColumn="0" w:noHBand="0" w:noVBand="1"/>
      </w:tblPr>
      <w:tblGrid>
        <w:gridCol w:w="956"/>
        <w:gridCol w:w="4661"/>
        <w:gridCol w:w="266"/>
        <w:gridCol w:w="3477"/>
        <w:tblGridChange w:id="162">
          <w:tblGrid>
            <w:gridCol w:w="956"/>
            <w:gridCol w:w="241"/>
            <w:gridCol w:w="4420"/>
            <w:gridCol w:w="266"/>
            <w:gridCol w:w="216"/>
            <w:gridCol w:w="266"/>
            <w:gridCol w:w="2995"/>
          </w:tblGrid>
        </w:tblGridChange>
      </w:tblGrid>
      <w:tr w:rsidR="00570CCF" w:rsidRPr="00570CCF" w14:paraId="0CAD8D97"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26B87001" w14:textId="77777777" w:rsidR="00570CCF" w:rsidRPr="00570CCF" w:rsidRDefault="00570CCF" w:rsidP="00570CCF">
            <w:pPr>
              <w:spacing w:after="0" w:line="240" w:lineRule="auto"/>
              <w:jc w:val="center"/>
              <w:rPr>
                <w:rFonts w:ascii="Calibri" w:eastAsia="Times New Roman" w:hAnsi="Calibri" w:cs="Calibri"/>
                <w:b/>
                <w:bCs/>
                <w:i/>
                <w:iCs/>
                <w:color w:val="000000"/>
                <w:sz w:val="24"/>
                <w:szCs w:val="24"/>
              </w:rPr>
            </w:pPr>
            <w:r w:rsidRPr="00570CCF">
              <w:rPr>
                <w:rFonts w:ascii="Calibri" w:eastAsia="Times New Roman" w:hAnsi="Calibri" w:cs="Calibri"/>
                <w:b/>
                <w:bCs/>
                <w:i/>
                <w:iCs/>
                <w:color w:val="000000"/>
                <w:sz w:val="24"/>
                <w:szCs w:val="24"/>
              </w:rPr>
              <w:t>Basin</w:t>
            </w:r>
          </w:p>
        </w:tc>
      </w:tr>
      <w:tr w:rsidR="00570CCF" w:rsidRPr="00570CCF" w14:paraId="64A2D034" w14:textId="77777777" w:rsidTr="00570CCF">
        <w:trPr>
          <w:trHeight w:val="300"/>
        </w:trPr>
        <w:tc>
          <w:tcPr>
            <w:tcW w:w="833" w:type="pct"/>
            <w:tcBorders>
              <w:top w:val="nil"/>
              <w:left w:val="nil"/>
              <w:bottom w:val="single" w:sz="4" w:space="0" w:color="auto"/>
              <w:right w:val="nil"/>
            </w:tcBorders>
            <w:shd w:val="clear" w:color="auto" w:fill="auto"/>
            <w:noWrap/>
            <w:vAlign w:val="bottom"/>
            <w:hideMark/>
          </w:tcPr>
          <w:p w14:paraId="791D884F" w14:textId="77777777" w:rsidR="00570CCF" w:rsidRPr="00570CCF" w:rsidRDefault="00570CCF" w:rsidP="00570CCF">
            <w:pPr>
              <w:spacing w:after="0" w:line="240" w:lineRule="auto"/>
              <w:jc w:val="center"/>
              <w:rPr>
                <w:rFonts w:ascii="Calibri" w:eastAsia="Times New Roman" w:hAnsi="Calibri" w:cs="Calibri"/>
                <w:b/>
                <w:bCs/>
                <w:color w:val="000000"/>
              </w:rPr>
            </w:pPr>
            <w:r w:rsidRPr="00570CCF">
              <w:rPr>
                <w:rFonts w:ascii="Calibri" w:eastAsia="Times New Roman" w:hAnsi="Calibri" w:cs="Calibri"/>
                <w:b/>
                <w:bCs/>
                <w:color w:val="000000"/>
              </w:rPr>
              <w:t>States</w:t>
            </w:r>
          </w:p>
        </w:tc>
        <w:tc>
          <w:tcPr>
            <w:tcW w:w="2812" w:type="pct"/>
            <w:tcBorders>
              <w:top w:val="nil"/>
              <w:left w:val="nil"/>
              <w:bottom w:val="single" w:sz="4" w:space="0" w:color="auto"/>
              <w:right w:val="nil"/>
            </w:tcBorders>
            <w:shd w:val="clear" w:color="auto" w:fill="auto"/>
            <w:noWrap/>
            <w:vAlign w:val="bottom"/>
            <w:hideMark/>
          </w:tcPr>
          <w:p w14:paraId="7D033036" w14:textId="77777777" w:rsidR="00570CCF" w:rsidRPr="00570CCF" w:rsidRDefault="00570CCF" w:rsidP="00570CCF">
            <w:pPr>
              <w:spacing w:after="0" w:line="240" w:lineRule="auto"/>
              <w:jc w:val="center"/>
              <w:rPr>
                <w:rFonts w:ascii="Calibri" w:eastAsia="Times New Roman" w:hAnsi="Calibri" w:cs="Calibri"/>
                <w:b/>
                <w:bCs/>
                <w:color w:val="000000"/>
              </w:rPr>
            </w:pPr>
            <w:r w:rsidRPr="00570CCF">
              <w:rPr>
                <w:rFonts w:ascii="Calibri" w:eastAsia="Times New Roman" w:hAnsi="Calibri" w:cs="Calibri"/>
                <w:b/>
                <w:bCs/>
                <w:color w:val="000000"/>
              </w:rPr>
              <w:t>Definitions</w:t>
            </w:r>
          </w:p>
        </w:tc>
        <w:tc>
          <w:tcPr>
            <w:tcW w:w="199" w:type="pct"/>
            <w:tcBorders>
              <w:top w:val="nil"/>
              <w:left w:val="nil"/>
              <w:bottom w:val="single" w:sz="4" w:space="0" w:color="auto"/>
              <w:right w:val="nil"/>
            </w:tcBorders>
            <w:shd w:val="clear" w:color="auto" w:fill="auto"/>
            <w:noWrap/>
            <w:vAlign w:val="bottom"/>
            <w:hideMark/>
          </w:tcPr>
          <w:p w14:paraId="7E5D8F02" w14:textId="77777777" w:rsidR="00570CCF" w:rsidRPr="00570CCF" w:rsidRDefault="00570CCF" w:rsidP="00570CCF">
            <w:pPr>
              <w:spacing w:after="0" w:line="240" w:lineRule="auto"/>
              <w:jc w:val="center"/>
              <w:rPr>
                <w:rFonts w:ascii="Calibri" w:eastAsia="Times New Roman" w:hAnsi="Calibri" w:cs="Calibri"/>
                <w:b/>
                <w:bCs/>
                <w:color w:val="000000"/>
              </w:rPr>
            </w:pPr>
            <w:r w:rsidRPr="00570CCF">
              <w:rPr>
                <w:rFonts w:ascii="Calibri" w:eastAsia="Times New Roman" w:hAnsi="Calibri" w:cs="Calibri"/>
                <w:b/>
                <w:bCs/>
                <w:color w:val="000000"/>
              </w:rPr>
              <w:t> </w:t>
            </w:r>
          </w:p>
        </w:tc>
        <w:tc>
          <w:tcPr>
            <w:tcW w:w="1155" w:type="pct"/>
            <w:tcBorders>
              <w:top w:val="nil"/>
              <w:left w:val="nil"/>
              <w:bottom w:val="single" w:sz="4" w:space="0" w:color="auto"/>
              <w:right w:val="nil"/>
            </w:tcBorders>
            <w:shd w:val="clear" w:color="auto" w:fill="auto"/>
            <w:noWrap/>
            <w:vAlign w:val="bottom"/>
            <w:hideMark/>
          </w:tcPr>
          <w:p w14:paraId="6644489E" w14:textId="77777777" w:rsidR="00570CCF" w:rsidRPr="00570CCF" w:rsidRDefault="00570CCF" w:rsidP="00570CCF">
            <w:pPr>
              <w:spacing w:after="0" w:line="240" w:lineRule="auto"/>
              <w:jc w:val="center"/>
              <w:rPr>
                <w:rFonts w:ascii="Calibri" w:eastAsia="Times New Roman" w:hAnsi="Calibri" w:cs="Calibri"/>
                <w:b/>
                <w:bCs/>
                <w:color w:val="000000"/>
              </w:rPr>
            </w:pPr>
            <w:r w:rsidRPr="00570CCF">
              <w:rPr>
                <w:rFonts w:ascii="Calibri" w:eastAsia="Times New Roman" w:hAnsi="Calibri" w:cs="Calibri"/>
                <w:b/>
                <w:bCs/>
                <w:color w:val="000000"/>
              </w:rPr>
              <w:t>Justifications</w:t>
            </w:r>
          </w:p>
        </w:tc>
      </w:tr>
      <w:tr w:rsidR="00570CCF" w:rsidRPr="00570CCF" w14:paraId="08E1FB51" w14:textId="77777777" w:rsidTr="0055239B">
        <w:tblPrEx>
          <w:tblW w:w="5000" w:type="pct"/>
          <w:tblPrExChange w:id="163" w:author="Michael Colvin" w:date="2018-06-14T11:02:00Z">
            <w:tblPrEx>
              <w:tblW w:w="5000" w:type="pct"/>
            </w:tblPrEx>
          </w:tblPrExChange>
        </w:tblPrEx>
        <w:trPr>
          <w:trHeight w:val="1185"/>
          <w:trPrChange w:id="164" w:author="Michael Colvin" w:date="2018-06-14T11:02:00Z">
            <w:trPr>
              <w:trHeight w:val="1185"/>
            </w:trPr>
          </w:trPrChange>
        </w:trPr>
        <w:tc>
          <w:tcPr>
            <w:tcW w:w="833" w:type="pct"/>
            <w:tcBorders>
              <w:top w:val="nil"/>
              <w:left w:val="nil"/>
              <w:right w:val="nil"/>
            </w:tcBorders>
            <w:shd w:val="clear" w:color="auto" w:fill="auto"/>
            <w:noWrap/>
            <w:vAlign w:val="center"/>
            <w:hideMark/>
            <w:tcPrChange w:id="165" w:author="Michael Colvin" w:date="2018-06-14T11:02:00Z">
              <w:tcPr>
                <w:tcW w:w="833" w:type="pct"/>
                <w:gridSpan w:val="2"/>
                <w:tcBorders>
                  <w:top w:val="nil"/>
                  <w:left w:val="nil"/>
                  <w:bottom w:val="nil"/>
                  <w:right w:val="nil"/>
                </w:tcBorders>
                <w:shd w:val="clear" w:color="auto" w:fill="auto"/>
                <w:noWrap/>
                <w:vAlign w:val="center"/>
                <w:hideMark/>
              </w:tcPr>
            </w:tcPrChange>
          </w:tcPr>
          <w:p w14:paraId="551A4FED" w14:textId="77777777" w:rsidR="00570CCF" w:rsidRPr="00570CCF" w:rsidRDefault="00570CCF" w:rsidP="00570CCF">
            <w:pPr>
              <w:spacing w:after="0" w:line="240" w:lineRule="auto"/>
              <w:jc w:val="center"/>
              <w:rPr>
                <w:rFonts w:ascii="Calibri" w:eastAsia="Times New Roman" w:hAnsi="Calibri" w:cs="Calibri"/>
                <w:color w:val="000000"/>
              </w:rPr>
            </w:pPr>
            <w:r w:rsidRPr="00570CCF">
              <w:rPr>
                <w:rFonts w:ascii="Calibri" w:eastAsia="Times New Roman" w:hAnsi="Calibri" w:cs="Calibri"/>
                <w:color w:val="000000"/>
              </w:rPr>
              <w:t>Lower</w:t>
            </w:r>
          </w:p>
        </w:tc>
        <w:tc>
          <w:tcPr>
            <w:tcW w:w="2812" w:type="pct"/>
            <w:tcBorders>
              <w:top w:val="nil"/>
              <w:left w:val="nil"/>
              <w:right w:val="nil"/>
            </w:tcBorders>
            <w:shd w:val="clear" w:color="auto" w:fill="auto"/>
            <w:vAlign w:val="center"/>
            <w:hideMark/>
            <w:tcPrChange w:id="166" w:author="Michael Colvin" w:date="2018-06-14T11:02:00Z">
              <w:tcPr>
                <w:tcW w:w="2812" w:type="pct"/>
                <w:gridSpan w:val="3"/>
                <w:tcBorders>
                  <w:top w:val="nil"/>
                  <w:left w:val="nil"/>
                  <w:bottom w:val="nil"/>
                  <w:right w:val="nil"/>
                </w:tcBorders>
                <w:shd w:val="clear" w:color="auto" w:fill="auto"/>
                <w:vAlign w:val="center"/>
                <w:hideMark/>
              </w:tcPr>
            </w:tcPrChange>
          </w:tcPr>
          <w:p w14:paraId="6D792CA8" w14:textId="77777777" w:rsidR="00570CCF" w:rsidRPr="00570CCF" w:rsidRDefault="00570CCF" w:rsidP="00570CCF">
            <w:pPr>
              <w:spacing w:after="0" w:line="240" w:lineRule="auto"/>
              <w:rPr>
                <w:rFonts w:ascii="Calibri" w:eastAsia="Times New Roman" w:hAnsi="Calibri" w:cs="Calibri"/>
                <w:color w:val="000000"/>
              </w:rPr>
            </w:pPr>
            <w:r w:rsidRPr="00570CCF">
              <w:rPr>
                <w:rFonts w:ascii="Calibri" w:eastAsia="Times New Roman" w:hAnsi="Calibri" w:cs="Calibri"/>
                <w:color w:val="000000"/>
              </w:rPr>
              <w:t>Upper Missouri River from Fort Peck Dam to the headwaters of Lake Sakakawea, including the Lower Yellowstone River up to the Intake Diversion Dam (segments 7-10,13, &amp; 14)</w:t>
            </w:r>
          </w:p>
        </w:tc>
        <w:tc>
          <w:tcPr>
            <w:tcW w:w="199" w:type="pct"/>
            <w:tcBorders>
              <w:top w:val="nil"/>
              <w:left w:val="nil"/>
              <w:right w:val="nil"/>
            </w:tcBorders>
            <w:shd w:val="clear" w:color="auto" w:fill="auto"/>
            <w:vAlign w:val="center"/>
            <w:hideMark/>
            <w:tcPrChange w:id="167" w:author="Michael Colvin" w:date="2018-06-14T11:02:00Z">
              <w:tcPr>
                <w:tcW w:w="199" w:type="pct"/>
                <w:tcBorders>
                  <w:top w:val="nil"/>
                  <w:left w:val="nil"/>
                  <w:bottom w:val="nil"/>
                  <w:right w:val="nil"/>
                </w:tcBorders>
                <w:shd w:val="clear" w:color="auto" w:fill="auto"/>
                <w:vAlign w:val="center"/>
                <w:hideMark/>
              </w:tcPr>
            </w:tcPrChange>
          </w:tcPr>
          <w:p w14:paraId="5CB32902" w14:textId="77777777" w:rsidR="00570CCF" w:rsidRPr="00570CCF" w:rsidRDefault="00570CCF" w:rsidP="00570CCF">
            <w:pPr>
              <w:spacing w:after="0" w:line="240" w:lineRule="auto"/>
              <w:rPr>
                <w:rFonts w:ascii="Calibri" w:eastAsia="Times New Roman" w:hAnsi="Calibri" w:cs="Calibri"/>
                <w:color w:val="000000"/>
              </w:rPr>
            </w:pPr>
          </w:p>
        </w:tc>
        <w:tc>
          <w:tcPr>
            <w:tcW w:w="1155" w:type="pct"/>
            <w:tcBorders>
              <w:top w:val="nil"/>
              <w:left w:val="nil"/>
              <w:right w:val="nil"/>
            </w:tcBorders>
            <w:shd w:val="clear" w:color="auto" w:fill="auto"/>
            <w:noWrap/>
            <w:vAlign w:val="center"/>
            <w:hideMark/>
            <w:tcPrChange w:id="168" w:author="Michael Colvin" w:date="2018-06-14T11:02:00Z">
              <w:tcPr>
                <w:tcW w:w="1155" w:type="pct"/>
                <w:tcBorders>
                  <w:top w:val="nil"/>
                  <w:left w:val="nil"/>
                  <w:bottom w:val="nil"/>
                  <w:right w:val="nil"/>
                </w:tcBorders>
                <w:shd w:val="clear" w:color="auto" w:fill="auto"/>
                <w:noWrap/>
                <w:vAlign w:val="center"/>
                <w:hideMark/>
              </w:tcPr>
            </w:tcPrChange>
          </w:tcPr>
          <w:p w14:paraId="603914DB" w14:textId="77777777" w:rsidR="00570CCF" w:rsidRPr="00570CCF" w:rsidRDefault="00570CCF" w:rsidP="00570CCF">
            <w:pPr>
              <w:spacing w:after="0" w:line="240" w:lineRule="auto"/>
              <w:rPr>
                <w:rFonts w:ascii="Calibri" w:eastAsia="Times New Roman" w:hAnsi="Calibri" w:cs="Calibri"/>
                <w:color w:val="000000"/>
              </w:rPr>
            </w:pPr>
            <w:r w:rsidRPr="00570CCF">
              <w:rPr>
                <w:rFonts w:ascii="Calibri" w:eastAsia="Times New Roman" w:hAnsi="Calibri" w:cs="Calibri"/>
                <w:color w:val="000000"/>
              </w:rPr>
              <w:t>Current PSPAP sampling region</w:t>
            </w:r>
          </w:p>
        </w:tc>
      </w:tr>
      <w:tr w:rsidR="00570CCF" w:rsidRPr="00570CCF" w14:paraId="172D0C90" w14:textId="77777777" w:rsidTr="0055239B">
        <w:tblPrEx>
          <w:tblW w:w="5000" w:type="pct"/>
          <w:tblPrExChange w:id="169" w:author="Michael Colvin" w:date="2018-06-14T11:02:00Z">
            <w:tblPrEx>
              <w:tblW w:w="5000" w:type="pct"/>
            </w:tblPrEx>
          </w:tblPrExChange>
        </w:tblPrEx>
        <w:trPr>
          <w:trHeight w:val="900"/>
          <w:trPrChange w:id="170" w:author="Michael Colvin" w:date="2018-06-14T11:02:00Z">
            <w:trPr>
              <w:trHeight w:val="900"/>
            </w:trPr>
          </w:trPrChange>
        </w:trPr>
        <w:tc>
          <w:tcPr>
            <w:tcW w:w="833" w:type="pct"/>
            <w:tcBorders>
              <w:top w:val="nil"/>
              <w:left w:val="nil"/>
              <w:bottom w:val="single" w:sz="4" w:space="0" w:color="auto"/>
              <w:right w:val="nil"/>
            </w:tcBorders>
            <w:shd w:val="clear" w:color="auto" w:fill="auto"/>
            <w:noWrap/>
            <w:vAlign w:val="center"/>
            <w:hideMark/>
            <w:tcPrChange w:id="171" w:author="Michael Colvin" w:date="2018-06-14T11:02:00Z">
              <w:tcPr>
                <w:tcW w:w="833" w:type="pct"/>
                <w:gridSpan w:val="2"/>
                <w:tcBorders>
                  <w:top w:val="nil"/>
                  <w:left w:val="nil"/>
                  <w:bottom w:val="nil"/>
                  <w:right w:val="nil"/>
                </w:tcBorders>
                <w:shd w:val="clear" w:color="auto" w:fill="auto"/>
                <w:noWrap/>
                <w:vAlign w:val="center"/>
                <w:hideMark/>
              </w:tcPr>
            </w:tcPrChange>
          </w:tcPr>
          <w:p w14:paraId="6072F929" w14:textId="77777777" w:rsidR="00570CCF" w:rsidRPr="00570CCF" w:rsidRDefault="00570CCF" w:rsidP="00570CCF">
            <w:pPr>
              <w:spacing w:after="0" w:line="240" w:lineRule="auto"/>
              <w:jc w:val="center"/>
              <w:rPr>
                <w:rFonts w:ascii="Calibri" w:eastAsia="Times New Roman" w:hAnsi="Calibri" w:cs="Calibri"/>
                <w:color w:val="000000"/>
              </w:rPr>
            </w:pPr>
            <w:commentRangeStart w:id="172"/>
            <w:r w:rsidRPr="00570CCF">
              <w:rPr>
                <w:rFonts w:ascii="Calibri" w:eastAsia="Times New Roman" w:hAnsi="Calibri" w:cs="Calibri"/>
                <w:color w:val="000000"/>
              </w:rPr>
              <w:t>Upper</w:t>
            </w:r>
          </w:p>
        </w:tc>
        <w:tc>
          <w:tcPr>
            <w:tcW w:w="2812" w:type="pct"/>
            <w:tcBorders>
              <w:top w:val="nil"/>
              <w:left w:val="nil"/>
              <w:bottom w:val="single" w:sz="4" w:space="0" w:color="auto"/>
              <w:right w:val="nil"/>
            </w:tcBorders>
            <w:shd w:val="clear" w:color="auto" w:fill="auto"/>
            <w:vAlign w:val="center"/>
            <w:hideMark/>
            <w:tcPrChange w:id="173" w:author="Michael Colvin" w:date="2018-06-14T11:02:00Z">
              <w:tcPr>
                <w:tcW w:w="2812" w:type="pct"/>
                <w:gridSpan w:val="3"/>
                <w:tcBorders>
                  <w:top w:val="nil"/>
                  <w:left w:val="nil"/>
                  <w:bottom w:val="nil"/>
                  <w:right w:val="nil"/>
                </w:tcBorders>
                <w:shd w:val="clear" w:color="auto" w:fill="auto"/>
                <w:vAlign w:val="center"/>
                <w:hideMark/>
              </w:tcPr>
            </w:tcPrChange>
          </w:tcPr>
          <w:p w14:paraId="35CD9693" w14:textId="77777777" w:rsidR="00570CCF" w:rsidRPr="00570CCF" w:rsidRDefault="00570CCF" w:rsidP="00570CCF">
            <w:pPr>
              <w:spacing w:after="0" w:line="240" w:lineRule="auto"/>
              <w:rPr>
                <w:rFonts w:ascii="Calibri" w:eastAsia="Times New Roman" w:hAnsi="Calibri" w:cs="Calibri"/>
                <w:color w:val="000000"/>
              </w:rPr>
            </w:pPr>
            <w:r w:rsidRPr="00570CCF">
              <w:rPr>
                <w:rFonts w:ascii="Calibri" w:eastAsia="Times New Roman" w:hAnsi="Calibri" w:cs="Calibri"/>
                <w:color w:val="000000"/>
              </w:rPr>
              <w:t>Lower Missouri River from Gavins Point Dam to the confluence with the Mississippi River (segments 1-4)</w:t>
            </w:r>
          </w:p>
        </w:tc>
        <w:tc>
          <w:tcPr>
            <w:tcW w:w="199" w:type="pct"/>
            <w:tcBorders>
              <w:top w:val="nil"/>
              <w:left w:val="nil"/>
              <w:bottom w:val="single" w:sz="4" w:space="0" w:color="auto"/>
              <w:right w:val="nil"/>
            </w:tcBorders>
            <w:shd w:val="clear" w:color="auto" w:fill="auto"/>
            <w:vAlign w:val="center"/>
            <w:hideMark/>
            <w:tcPrChange w:id="174" w:author="Michael Colvin" w:date="2018-06-14T11:02:00Z">
              <w:tcPr>
                <w:tcW w:w="199" w:type="pct"/>
                <w:tcBorders>
                  <w:top w:val="nil"/>
                  <w:left w:val="nil"/>
                  <w:bottom w:val="nil"/>
                  <w:right w:val="nil"/>
                </w:tcBorders>
                <w:shd w:val="clear" w:color="auto" w:fill="auto"/>
                <w:vAlign w:val="center"/>
                <w:hideMark/>
              </w:tcPr>
            </w:tcPrChange>
          </w:tcPr>
          <w:p w14:paraId="2B1668D5" w14:textId="77777777" w:rsidR="00570CCF" w:rsidRPr="00570CCF" w:rsidRDefault="00570CCF" w:rsidP="00570CCF">
            <w:pPr>
              <w:spacing w:after="0" w:line="240" w:lineRule="auto"/>
              <w:rPr>
                <w:rFonts w:ascii="Calibri" w:eastAsia="Times New Roman" w:hAnsi="Calibri" w:cs="Calibri"/>
                <w:color w:val="000000"/>
              </w:rPr>
            </w:pPr>
          </w:p>
        </w:tc>
        <w:tc>
          <w:tcPr>
            <w:tcW w:w="1155" w:type="pct"/>
            <w:tcBorders>
              <w:top w:val="nil"/>
              <w:left w:val="nil"/>
              <w:bottom w:val="single" w:sz="4" w:space="0" w:color="auto"/>
              <w:right w:val="nil"/>
            </w:tcBorders>
            <w:shd w:val="clear" w:color="auto" w:fill="auto"/>
            <w:noWrap/>
            <w:vAlign w:val="center"/>
            <w:hideMark/>
            <w:tcPrChange w:id="175" w:author="Michael Colvin" w:date="2018-06-14T11:02:00Z">
              <w:tcPr>
                <w:tcW w:w="1155" w:type="pct"/>
                <w:tcBorders>
                  <w:top w:val="nil"/>
                  <w:left w:val="nil"/>
                  <w:bottom w:val="nil"/>
                  <w:right w:val="nil"/>
                </w:tcBorders>
                <w:shd w:val="clear" w:color="auto" w:fill="auto"/>
                <w:noWrap/>
                <w:vAlign w:val="center"/>
                <w:hideMark/>
              </w:tcPr>
            </w:tcPrChange>
          </w:tcPr>
          <w:p w14:paraId="15C08EA5" w14:textId="77777777" w:rsidR="00570CCF" w:rsidRPr="00570CCF" w:rsidRDefault="00570CCF" w:rsidP="00570CCF">
            <w:pPr>
              <w:spacing w:after="0" w:line="240" w:lineRule="auto"/>
              <w:rPr>
                <w:rFonts w:ascii="Calibri" w:eastAsia="Times New Roman" w:hAnsi="Calibri" w:cs="Calibri"/>
                <w:color w:val="000000"/>
              </w:rPr>
            </w:pPr>
            <w:r w:rsidRPr="00570CCF">
              <w:rPr>
                <w:rFonts w:ascii="Calibri" w:eastAsia="Times New Roman" w:hAnsi="Calibri" w:cs="Calibri"/>
                <w:color w:val="000000"/>
              </w:rPr>
              <w:t>Current PSPAP sampling region</w:t>
            </w:r>
            <w:commentRangeEnd w:id="172"/>
            <w:r w:rsidR="0055239B">
              <w:rPr>
                <w:rStyle w:val="CommentReference"/>
              </w:rPr>
              <w:commentReference w:id="172"/>
            </w:r>
          </w:p>
        </w:tc>
      </w:tr>
    </w:tbl>
    <w:p w14:paraId="3E3F6E5C" w14:textId="77777777" w:rsidR="00570CCF" w:rsidRDefault="00570CCF" w:rsidP="00DF6235">
      <w:pPr>
        <w:spacing w:after="0"/>
        <w:rPr>
          <w:rFonts w:ascii="Times New Roman" w:hAnsi="Times New Roman" w:cs="Times New Roman"/>
        </w:rPr>
        <w:sectPr w:rsidR="00570CCF" w:rsidSect="0060364A">
          <w:pgSz w:w="12240" w:h="15840"/>
          <w:pgMar w:top="1440" w:right="1440" w:bottom="1440" w:left="1440" w:header="720" w:footer="720" w:gutter="0"/>
          <w:cols w:space="720"/>
          <w:docGrid w:linePitch="360"/>
        </w:sectPr>
      </w:pPr>
    </w:p>
    <w:p w14:paraId="568CDA59" w14:textId="709BEE3C" w:rsidR="00570CCF" w:rsidRDefault="00570CCF" w:rsidP="00DF6235">
      <w:pPr>
        <w:spacing w:after="0"/>
        <w:rPr>
          <w:rFonts w:ascii="Times New Roman" w:hAnsi="Times New Roman" w:cs="Times New Roman"/>
        </w:rPr>
      </w:pPr>
      <w:r>
        <w:rPr>
          <w:rFonts w:ascii="Times New Roman" w:hAnsi="Times New Roman" w:cs="Times New Roman"/>
        </w:rPr>
        <w:lastRenderedPageBreak/>
        <w:t xml:space="preserve">Table 4. </w:t>
      </w:r>
      <w:r w:rsidR="00323067">
        <w:rPr>
          <w:rFonts w:ascii="Times New Roman" w:hAnsi="Times New Roman" w:cs="Times New Roman"/>
        </w:rPr>
        <w:t xml:space="preserve"> Description of the states of the Recruitment Level nature node.</w:t>
      </w:r>
    </w:p>
    <w:tbl>
      <w:tblPr>
        <w:tblW w:w="5000" w:type="pct"/>
        <w:tblLayout w:type="fixed"/>
        <w:tblLook w:val="04A0" w:firstRow="1" w:lastRow="0" w:firstColumn="1" w:lastColumn="0" w:noHBand="0" w:noVBand="1"/>
      </w:tblPr>
      <w:tblGrid>
        <w:gridCol w:w="1799"/>
        <w:gridCol w:w="5671"/>
        <w:gridCol w:w="270"/>
        <w:gridCol w:w="5220"/>
      </w:tblGrid>
      <w:tr w:rsidR="00E27489" w:rsidRPr="00E27489" w14:paraId="6DF170CD"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4DA5D537" w14:textId="77777777" w:rsidR="00E27489" w:rsidRPr="00E27489" w:rsidRDefault="00E27489" w:rsidP="00E27489">
            <w:pPr>
              <w:spacing w:after="0" w:line="240" w:lineRule="auto"/>
              <w:jc w:val="center"/>
              <w:rPr>
                <w:rFonts w:ascii="Calibri" w:eastAsia="Times New Roman" w:hAnsi="Calibri" w:cs="Calibri"/>
                <w:b/>
                <w:bCs/>
                <w:i/>
                <w:iCs/>
                <w:color w:val="000000"/>
                <w:sz w:val="24"/>
                <w:szCs w:val="24"/>
              </w:rPr>
            </w:pPr>
            <w:r w:rsidRPr="00E27489">
              <w:rPr>
                <w:rFonts w:ascii="Calibri" w:eastAsia="Times New Roman" w:hAnsi="Calibri" w:cs="Calibri"/>
                <w:b/>
                <w:bCs/>
                <w:i/>
                <w:iCs/>
                <w:color w:val="000000"/>
                <w:sz w:val="24"/>
                <w:szCs w:val="24"/>
              </w:rPr>
              <w:t>Recruitment Level</w:t>
            </w:r>
          </w:p>
        </w:tc>
      </w:tr>
      <w:tr w:rsidR="00E27489" w:rsidRPr="00E27489" w14:paraId="2BED60A2" w14:textId="77777777" w:rsidTr="00790764">
        <w:trPr>
          <w:trHeight w:val="300"/>
        </w:trPr>
        <w:tc>
          <w:tcPr>
            <w:tcW w:w="694" w:type="pct"/>
            <w:tcBorders>
              <w:top w:val="nil"/>
              <w:left w:val="nil"/>
              <w:bottom w:val="single" w:sz="4" w:space="0" w:color="auto"/>
              <w:right w:val="nil"/>
            </w:tcBorders>
            <w:shd w:val="clear" w:color="auto" w:fill="auto"/>
            <w:noWrap/>
            <w:vAlign w:val="bottom"/>
            <w:hideMark/>
          </w:tcPr>
          <w:p w14:paraId="62814FCC"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States</w:t>
            </w:r>
          </w:p>
        </w:tc>
        <w:tc>
          <w:tcPr>
            <w:tcW w:w="2188" w:type="pct"/>
            <w:tcBorders>
              <w:top w:val="nil"/>
              <w:left w:val="nil"/>
              <w:bottom w:val="single" w:sz="4" w:space="0" w:color="auto"/>
              <w:right w:val="nil"/>
            </w:tcBorders>
            <w:shd w:val="clear" w:color="auto" w:fill="auto"/>
            <w:noWrap/>
            <w:vAlign w:val="bottom"/>
            <w:hideMark/>
          </w:tcPr>
          <w:p w14:paraId="15DF3189"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Definitions</w:t>
            </w:r>
          </w:p>
        </w:tc>
        <w:tc>
          <w:tcPr>
            <w:tcW w:w="104" w:type="pct"/>
            <w:tcBorders>
              <w:top w:val="nil"/>
              <w:left w:val="nil"/>
              <w:bottom w:val="single" w:sz="4" w:space="0" w:color="auto"/>
              <w:right w:val="nil"/>
            </w:tcBorders>
            <w:shd w:val="clear" w:color="auto" w:fill="auto"/>
            <w:noWrap/>
            <w:vAlign w:val="bottom"/>
            <w:hideMark/>
          </w:tcPr>
          <w:p w14:paraId="2E7C01E1"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 </w:t>
            </w:r>
          </w:p>
        </w:tc>
        <w:tc>
          <w:tcPr>
            <w:tcW w:w="2014" w:type="pct"/>
            <w:tcBorders>
              <w:top w:val="nil"/>
              <w:left w:val="nil"/>
              <w:bottom w:val="single" w:sz="4" w:space="0" w:color="auto"/>
              <w:right w:val="nil"/>
            </w:tcBorders>
            <w:shd w:val="clear" w:color="auto" w:fill="auto"/>
            <w:noWrap/>
            <w:vAlign w:val="bottom"/>
            <w:hideMark/>
          </w:tcPr>
          <w:p w14:paraId="6660D58D"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Justifications</w:t>
            </w:r>
          </w:p>
        </w:tc>
      </w:tr>
      <w:tr w:rsidR="00E27489" w:rsidRPr="00E27489" w14:paraId="3AF3E11C" w14:textId="77777777" w:rsidTr="00790764">
        <w:trPr>
          <w:trHeight w:val="900"/>
        </w:trPr>
        <w:tc>
          <w:tcPr>
            <w:tcW w:w="694" w:type="pct"/>
            <w:tcBorders>
              <w:top w:val="nil"/>
              <w:left w:val="nil"/>
              <w:bottom w:val="nil"/>
              <w:right w:val="nil"/>
            </w:tcBorders>
            <w:shd w:val="clear" w:color="auto" w:fill="auto"/>
            <w:noWrap/>
            <w:vAlign w:val="center"/>
            <w:hideMark/>
          </w:tcPr>
          <w:p w14:paraId="4CA0FB98"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1 to 30</w:t>
            </w:r>
          </w:p>
        </w:tc>
        <w:tc>
          <w:tcPr>
            <w:tcW w:w="2188" w:type="pct"/>
            <w:tcBorders>
              <w:top w:val="nil"/>
              <w:left w:val="nil"/>
              <w:bottom w:val="nil"/>
              <w:right w:val="nil"/>
            </w:tcBorders>
            <w:shd w:val="clear" w:color="auto" w:fill="auto"/>
            <w:vAlign w:val="center"/>
            <w:hideMark/>
          </w:tcPr>
          <w:p w14:paraId="56E0E0C4"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Recruitment occurred with anywhere from 1 to 30 age-1 pallid sturgeon being recruited to the basin-level population</w:t>
            </w:r>
          </w:p>
        </w:tc>
        <w:tc>
          <w:tcPr>
            <w:tcW w:w="104" w:type="pct"/>
            <w:tcBorders>
              <w:top w:val="nil"/>
              <w:left w:val="nil"/>
              <w:bottom w:val="nil"/>
              <w:right w:val="nil"/>
            </w:tcBorders>
            <w:shd w:val="clear" w:color="auto" w:fill="auto"/>
            <w:vAlign w:val="center"/>
            <w:hideMark/>
          </w:tcPr>
          <w:p w14:paraId="0C1BA449" w14:textId="77777777" w:rsidR="00E27489" w:rsidRPr="00E27489" w:rsidRDefault="00E27489" w:rsidP="00E27489">
            <w:pPr>
              <w:spacing w:after="0" w:line="240" w:lineRule="auto"/>
              <w:rPr>
                <w:rFonts w:ascii="Calibri" w:eastAsia="Times New Roman" w:hAnsi="Calibri" w:cs="Calibri"/>
                <w:color w:val="000000"/>
              </w:rPr>
            </w:pPr>
          </w:p>
        </w:tc>
        <w:tc>
          <w:tcPr>
            <w:tcW w:w="2014" w:type="pct"/>
            <w:tcBorders>
              <w:top w:val="nil"/>
              <w:left w:val="nil"/>
              <w:bottom w:val="nil"/>
              <w:right w:val="nil"/>
            </w:tcBorders>
            <w:shd w:val="clear" w:color="auto" w:fill="auto"/>
            <w:vAlign w:val="center"/>
            <w:hideMark/>
          </w:tcPr>
          <w:p w14:paraId="1B7A3946" w14:textId="326A689B" w:rsidR="00E27489" w:rsidRPr="00E27489" w:rsidRDefault="00790764" w:rsidP="00790764">
            <w:pPr>
              <w:spacing w:after="0" w:line="240" w:lineRule="auto"/>
              <w:rPr>
                <w:rFonts w:ascii="Calibri" w:eastAsia="Times New Roman" w:hAnsi="Calibri" w:cs="Calibri"/>
                <w:color w:val="000000"/>
              </w:rPr>
            </w:pPr>
            <w:r>
              <w:rPr>
                <w:rFonts w:ascii="Calibri" w:eastAsia="Times New Roman" w:hAnsi="Calibri" w:cs="Calibri"/>
                <w:color w:val="000000"/>
              </w:rPr>
              <w:t>Very low recruitment levels could be the cause of the lack of recruitment evidence found in past sampling.</w:t>
            </w:r>
          </w:p>
        </w:tc>
      </w:tr>
      <w:tr w:rsidR="00E27489" w:rsidRPr="00E27489" w14:paraId="201D72C7" w14:textId="77777777" w:rsidTr="00790764">
        <w:trPr>
          <w:trHeight w:val="900"/>
        </w:trPr>
        <w:tc>
          <w:tcPr>
            <w:tcW w:w="694" w:type="pct"/>
            <w:tcBorders>
              <w:top w:val="nil"/>
              <w:left w:val="nil"/>
              <w:bottom w:val="nil"/>
              <w:right w:val="nil"/>
            </w:tcBorders>
            <w:shd w:val="clear" w:color="auto" w:fill="auto"/>
            <w:noWrap/>
            <w:vAlign w:val="center"/>
            <w:hideMark/>
          </w:tcPr>
          <w:p w14:paraId="390FCF3B"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30 to 60</w:t>
            </w:r>
          </w:p>
        </w:tc>
        <w:tc>
          <w:tcPr>
            <w:tcW w:w="2188" w:type="pct"/>
            <w:tcBorders>
              <w:top w:val="nil"/>
              <w:left w:val="nil"/>
              <w:bottom w:val="nil"/>
              <w:right w:val="nil"/>
            </w:tcBorders>
            <w:shd w:val="clear" w:color="auto" w:fill="auto"/>
            <w:vAlign w:val="center"/>
            <w:hideMark/>
          </w:tcPr>
          <w:p w14:paraId="2E8DDF07"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Recruitment occurred with anywhere from 30 to 60 age-1 pallid sturgeon being recruited to the basin-level population</w:t>
            </w:r>
          </w:p>
        </w:tc>
        <w:tc>
          <w:tcPr>
            <w:tcW w:w="104" w:type="pct"/>
            <w:tcBorders>
              <w:top w:val="nil"/>
              <w:left w:val="nil"/>
              <w:bottom w:val="nil"/>
              <w:right w:val="nil"/>
            </w:tcBorders>
            <w:shd w:val="clear" w:color="auto" w:fill="auto"/>
            <w:vAlign w:val="center"/>
            <w:hideMark/>
          </w:tcPr>
          <w:p w14:paraId="13B1EC28" w14:textId="77777777" w:rsidR="00E27489" w:rsidRPr="00E27489" w:rsidRDefault="00E27489" w:rsidP="00E27489">
            <w:pPr>
              <w:spacing w:after="0" w:line="240" w:lineRule="auto"/>
              <w:rPr>
                <w:rFonts w:ascii="Calibri" w:eastAsia="Times New Roman" w:hAnsi="Calibri" w:cs="Calibri"/>
                <w:color w:val="000000"/>
              </w:rPr>
            </w:pPr>
          </w:p>
        </w:tc>
        <w:tc>
          <w:tcPr>
            <w:tcW w:w="2014" w:type="pct"/>
            <w:tcBorders>
              <w:top w:val="nil"/>
              <w:left w:val="nil"/>
              <w:bottom w:val="nil"/>
              <w:right w:val="nil"/>
            </w:tcBorders>
            <w:shd w:val="clear" w:color="auto" w:fill="auto"/>
            <w:vAlign w:val="center"/>
            <w:hideMark/>
          </w:tcPr>
          <w:p w14:paraId="4CBC772D" w14:textId="70FD896D" w:rsidR="00E71B4E" w:rsidRDefault="00252142" w:rsidP="00E27489">
            <w:pPr>
              <w:spacing w:after="0" w:line="240" w:lineRule="auto"/>
              <w:rPr>
                <w:rFonts w:ascii="Calibri" w:eastAsia="Times New Roman" w:hAnsi="Calibri" w:cs="Calibri"/>
                <w:color w:val="000000"/>
              </w:rPr>
            </w:pPr>
            <w:r>
              <w:rPr>
                <w:rFonts w:ascii="Calibri" w:eastAsia="Times New Roman" w:hAnsi="Calibri" w:cs="Calibri"/>
                <w:color w:val="000000"/>
              </w:rPr>
              <w:t>Explanations for the lack of recruitment evidence in past sampling remain uncertain, and therefore, a wide range of recruitment levels are possible.</w:t>
            </w:r>
          </w:p>
          <w:p w14:paraId="2BBD817D" w14:textId="3C0FFF28" w:rsidR="00252142" w:rsidRPr="00E27489" w:rsidRDefault="00252142" w:rsidP="00E27489">
            <w:pPr>
              <w:spacing w:after="0" w:line="240" w:lineRule="auto"/>
              <w:rPr>
                <w:rFonts w:ascii="Calibri" w:eastAsia="Times New Roman" w:hAnsi="Calibri" w:cs="Calibri"/>
                <w:color w:val="000000"/>
              </w:rPr>
            </w:pPr>
          </w:p>
        </w:tc>
      </w:tr>
      <w:tr w:rsidR="00E27489" w:rsidRPr="00E27489" w14:paraId="1AD18E9A" w14:textId="77777777" w:rsidTr="00790764">
        <w:trPr>
          <w:trHeight w:val="900"/>
        </w:trPr>
        <w:tc>
          <w:tcPr>
            <w:tcW w:w="694" w:type="pct"/>
            <w:tcBorders>
              <w:top w:val="nil"/>
              <w:left w:val="nil"/>
              <w:bottom w:val="nil"/>
              <w:right w:val="nil"/>
            </w:tcBorders>
            <w:shd w:val="clear" w:color="auto" w:fill="auto"/>
            <w:noWrap/>
            <w:vAlign w:val="center"/>
            <w:hideMark/>
          </w:tcPr>
          <w:p w14:paraId="24C8F205"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60 to 100</w:t>
            </w:r>
          </w:p>
        </w:tc>
        <w:tc>
          <w:tcPr>
            <w:tcW w:w="2188" w:type="pct"/>
            <w:tcBorders>
              <w:top w:val="nil"/>
              <w:left w:val="nil"/>
              <w:bottom w:val="nil"/>
              <w:right w:val="nil"/>
            </w:tcBorders>
            <w:shd w:val="clear" w:color="auto" w:fill="auto"/>
            <w:vAlign w:val="center"/>
            <w:hideMark/>
          </w:tcPr>
          <w:p w14:paraId="4BF9665C"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Recruitment occurred with anywhere from 60 to 100 age-1 pallid sturgeon being recruited to the basin-level population</w:t>
            </w:r>
          </w:p>
        </w:tc>
        <w:tc>
          <w:tcPr>
            <w:tcW w:w="104" w:type="pct"/>
            <w:tcBorders>
              <w:top w:val="nil"/>
              <w:left w:val="nil"/>
              <w:bottom w:val="nil"/>
              <w:right w:val="nil"/>
            </w:tcBorders>
            <w:shd w:val="clear" w:color="auto" w:fill="auto"/>
            <w:noWrap/>
            <w:vAlign w:val="bottom"/>
            <w:hideMark/>
          </w:tcPr>
          <w:p w14:paraId="39D8A845" w14:textId="77777777" w:rsidR="00E27489" w:rsidRPr="00E27489" w:rsidRDefault="00E27489" w:rsidP="00E27489">
            <w:pPr>
              <w:spacing w:after="0" w:line="240" w:lineRule="auto"/>
              <w:rPr>
                <w:rFonts w:ascii="Calibri" w:eastAsia="Times New Roman" w:hAnsi="Calibri" w:cs="Calibri"/>
                <w:color w:val="000000"/>
              </w:rPr>
            </w:pPr>
          </w:p>
        </w:tc>
        <w:tc>
          <w:tcPr>
            <w:tcW w:w="2014" w:type="pct"/>
            <w:tcBorders>
              <w:top w:val="nil"/>
              <w:left w:val="nil"/>
              <w:bottom w:val="nil"/>
              <w:right w:val="nil"/>
            </w:tcBorders>
            <w:shd w:val="clear" w:color="auto" w:fill="auto"/>
            <w:vAlign w:val="center"/>
            <w:hideMark/>
          </w:tcPr>
          <w:p w14:paraId="47BC3888" w14:textId="7911E164" w:rsidR="00E27489" w:rsidRPr="00E27489" w:rsidRDefault="00252142" w:rsidP="00E27489">
            <w:pPr>
              <w:spacing w:after="0" w:line="240" w:lineRule="auto"/>
              <w:rPr>
                <w:rFonts w:ascii="Calibri" w:eastAsia="Times New Roman" w:hAnsi="Calibri" w:cs="Calibri"/>
                <w:color w:val="000000"/>
              </w:rPr>
            </w:pPr>
            <w:r>
              <w:rPr>
                <w:rFonts w:ascii="Calibri" w:eastAsia="Times New Roman" w:hAnsi="Calibri" w:cs="Calibri"/>
                <w:color w:val="000000"/>
              </w:rPr>
              <w:t>Explanations for the lack of recruitment evidence in past sampling remain uncertain, and therefore, a wide range of recruitment levels are possible.</w:t>
            </w:r>
          </w:p>
        </w:tc>
      </w:tr>
      <w:tr w:rsidR="00E27489" w:rsidRPr="00E27489" w14:paraId="12D7CDA9" w14:textId="77777777" w:rsidTr="00790764">
        <w:trPr>
          <w:trHeight w:val="900"/>
        </w:trPr>
        <w:tc>
          <w:tcPr>
            <w:tcW w:w="694" w:type="pct"/>
            <w:tcBorders>
              <w:top w:val="nil"/>
              <w:left w:val="nil"/>
              <w:bottom w:val="nil"/>
              <w:right w:val="nil"/>
            </w:tcBorders>
            <w:shd w:val="clear" w:color="auto" w:fill="auto"/>
            <w:noWrap/>
            <w:vAlign w:val="center"/>
            <w:hideMark/>
          </w:tcPr>
          <w:p w14:paraId="74587193"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100 to 500</w:t>
            </w:r>
          </w:p>
        </w:tc>
        <w:tc>
          <w:tcPr>
            <w:tcW w:w="2188" w:type="pct"/>
            <w:tcBorders>
              <w:top w:val="nil"/>
              <w:left w:val="nil"/>
              <w:bottom w:val="nil"/>
              <w:right w:val="nil"/>
            </w:tcBorders>
            <w:shd w:val="clear" w:color="auto" w:fill="auto"/>
            <w:vAlign w:val="center"/>
            <w:hideMark/>
          </w:tcPr>
          <w:p w14:paraId="000A071F"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Recruitment occurred with anywhere from 100 to 500 age-1 pallid sturgeon being recruited to the basin-level population</w:t>
            </w:r>
          </w:p>
        </w:tc>
        <w:tc>
          <w:tcPr>
            <w:tcW w:w="104" w:type="pct"/>
            <w:tcBorders>
              <w:top w:val="nil"/>
              <w:left w:val="nil"/>
              <w:bottom w:val="nil"/>
              <w:right w:val="nil"/>
            </w:tcBorders>
            <w:shd w:val="clear" w:color="auto" w:fill="auto"/>
            <w:noWrap/>
            <w:vAlign w:val="bottom"/>
            <w:hideMark/>
          </w:tcPr>
          <w:p w14:paraId="1BBFE756" w14:textId="77777777" w:rsidR="00E27489" w:rsidRPr="00E27489" w:rsidRDefault="00E27489" w:rsidP="00E27489">
            <w:pPr>
              <w:spacing w:after="0" w:line="240" w:lineRule="auto"/>
              <w:rPr>
                <w:rFonts w:ascii="Calibri" w:eastAsia="Times New Roman" w:hAnsi="Calibri" w:cs="Calibri"/>
                <w:color w:val="000000"/>
              </w:rPr>
            </w:pPr>
          </w:p>
        </w:tc>
        <w:tc>
          <w:tcPr>
            <w:tcW w:w="2014" w:type="pct"/>
            <w:tcBorders>
              <w:top w:val="nil"/>
              <w:left w:val="nil"/>
              <w:bottom w:val="nil"/>
              <w:right w:val="nil"/>
            </w:tcBorders>
            <w:shd w:val="clear" w:color="auto" w:fill="auto"/>
            <w:vAlign w:val="center"/>
            <w:hideMark/>
          </w:tcPr>
          <w:p w14:paraId="357CB192" w14:textId="77777777" w:rsidR="00E71B4E" w:rsidRDefault="00E71B4E" w:rsidP="00E27489">
            <w:pPr>
              <w:spacing w:after="0" w:line="240" w:lineRule="auto"/>
              <w:rPr>
                <w:rFonts w:ascii="Calibri" w:eastAsia="Times New Roman" w:hAnsi="Calibri" w:cs="Calibri"/>
                <w:color w:val="000000"/>
              </w:rPr>
            </w:pPr>
          </w:p>
          <w:p w14:paraId="3E00B3C3" w14:textId="77777777" w:rsidR="00252142" w:rsidRDefault="00252142" w:rsidP="00252142">
            <w:pPr>
              <w:spacing w:after="0" w:line="240" w:lineRule="auto"/>
              <w:rPr>
                <w:rFonts w:ascii="Calibri" w:eastAsia="Times New Roman" w:hAnsi="Calibri" w:cs="Calibri"/>
                <w:color w:val="000000"/>
              </w:rPr>
            </w:pPr>
            <w:r>
              <w:rPr>
                <w:rFonts w:ascii="Calibri" w:eastAsia="Times New Roman" w:hAnsi="Calibri" w:cs="Calibri"/>
                <w:color w:val="000000"/>
              </w:rPr>
              <w:t>Explanations for the lack of recruitment evidence in past sampling remain uncertain, and therefore, a wide range of recruitment levels are possible.</w:t>
            </w:r>
          </w:p>
          <w:p w14:paraId="2C1A9521" w14:textId="44892657" w:rsidR="00252142" w:rsidRPr="00E27489" w:rsidRDefault="00252142" w:rsidP="00E27489">
            <w:pPr>
              <w:spacing w:after="0" w:line="240" w:lineRule="auto"/>
              <w:rPr>
                <w:rFonts w:ascii="Calibri" w:eastAsia="Times New Roman" w:hAnsi="Calibri" w:cs="Calibri"/>
                <w:color w:val="000000"/>
              </w:rPr>
            </w:pPr>
          </w:p>
        </w:tc>
      </w:tr>
      <w:tr w:rsidR="00E27489" w:rsidRPr="00E27489" w14:paraId="755F9614" w14:textId="77777777" w:rsidTr="00790764">
        <w:trPr>
          <w:trHeight w:val="900"/>
        </w:trPr>
        <w:tc>
          <w:tcPr>
            <w:tcW w:w="694" w:type="pct"/>
            <w:tcBorders>
              <w:top w:val="nil"/>
              <w:left w:val="nil"/>
              <w:bottom w:val="nil"/>
              <w:right w:val="nil"/>
            </w:tcBorders>
            <w:shd w:val="clear" w:color="auto" w:fill="auto"/>
            <w:noWrap/>
            <w:vAlign w:val="center"/>
            <w:hideMark/>
          </w:tcPr>
          <w:p w14:paraId="7BF9887C"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500 to 1000</w:t>
            </w:r>
          </w:p>
        </w:tc>
        <w:tc>
          <w:tcPr>
            <w:tcW w:w="2188" w:type="pct"/>
            <w:tcBorders>
              <w:top w:val="nil"/>
              <w:left w:val="nil"/>
              <w:bottom w:val="nil"/>
              <w:right w:val="nil"/>
            </w:tcBorders>
            <w:shd w:val="clear" w:color="auto" w:fill="auto"/>
            <w:vAlign w:val="center"/>
            <w:hideMark/>
          </w:tcPr>
          <w:p w14:paraId="2EF5F0D0"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Recruitment occurred with anywhere from 500 to 1000 age-1 pallid sturgeon being recruited to the basin-level population</w:t>
            </w:r>
          </w:p>
        </w:tc>
        <w:tc>
          <w:tcPr>
            <w:tcW w:w="104" w:type="pct"/>
            <w:tcBorders>
              <w:top w:val="nil"/>
              <w:left w:val="nil"/>
              <w:bottom w:val="nil"/>
              <w:right w:val="nil"/>
            </w:tcBorders>
            <w:shd w:val="clear" w:color="auto" w:fill="auto"/>
            <w:noWrap/>
            <w:vAlign w:val="bottom"/>
            <w:hideMark/>
          </w:tcPr>
          <w:p w14:paraId="2C242777" w14:textId="77777777" w:rsidR="00E27489" w:rsidRPr="00E27489" w:rsidRDefault="00E27489" w:rsidP="00E27489">
            <w:pPr>
              <w:spacing w:after="0" w:line="240" w:lineRule="auto"/>
              <w:rPr>
                <w:rFonts w:ascii="Calibri" w:eastAsia="Times New Roman" w:hAnsi="Calibri" w:cs="Calibri"/>
                <w:color w:val="000000"/>
              </w:rPr>
            </w:pPr>
          </w:p>
        </w:tc>
        <w:tc>
          <w:tcPr>
            <w:tcW w:w="2014" w:type="pct"/>
            <w:tcBorders>
              <w:top w:val="nil"/>
              <w:left w:val="nil"/>
              <w:bottom w:val="nil"/>
              <w:right w:val="nil"/>
            </w:tcBorders>
            <w:shd w:val="clear" w:color="auto" w:fill="auto"/>
            <w:vAlign w:val="center"/>
            <w:hideMark/>
          </w:tcPr>
          <w:p w14:paraId="020ADA26" w14:textId="5F1DBFB4" w:rsidR="00E27489" w:rsidRPr="00E27489" w:rsidRDefault="0050607A" w:rsidP="00E27489">
            <w:pPr>
              <w:spacing w:after="0" w:line="240" w:lineRule="auto"/>
              <w:rPr>
                <w:rFonts w:ascii="Calibri" w:eastAsia="Times New Roman" w:hAnsi="Calibri" w:cs="Calibri"/>
                <w:color w:val="000000"/>
              </w:rPr>
            </w:pPr>
            <w:r>
              <w:rPr>
                <w:rFonts w:ascii="Calibri" w:eastAsia="Times New Roman" w:hAnsi="Calibri" w:cs="Calibri"/>
                <w:color w:val="000000"/>
              </w:rPr>
              <w:t>Recruitment levels could</w:t>
            </w:r>
            <w:r w:rsidR="00790764">
              <w:rPr>
                <w:rFonts w:ascii="Calibri" w:eastAsia="Times New Roman" w:hAnsi="Calibri" w:cs="Calibri"/>
                <w:color w:val="000000"/>
              </w:rPr>
              <w:t xml:space="preserve"> be </w:t>
            </w:r>
            <w:r w:rsidR="00252142">
              <w:rPr>
                <w:rFonts w:ascii="Calibri" w:eastAsia="Times New Roman" w:hAnsi="Calibri" w:cs="Calibri"/>
                <w:color w:val="000000"/>
              </w:rPr>
              <w:t xml:space="preserve">reasonably </w:t>
            </w:r>
            <w:r w:rsidR="00790764">
              <w:rPr>
                <w:rFonts w:ascii="Calibri" w:eastAsia="Times New Roman" w:hAnsi="Calibri" w:cs="Calibri"/>
                <w:color w:val="000000"/>
              </w:rPr>
              <w:t xml:space="preserve">high; however, interception outside of the basin or low probabilities of detection could be the cause of the lack of recruitment evidence found in past sampling. </w:t>
            </w:r>
          </w:p>
        </w:tc>
      </w:tr>
    </w:tbl>
    <w:p w14:paraId="0F1D0445" w14:textId="7E94439A" w:rsidR="00570CCF" w:rsidRDefault="00570CCF" w:rsidP="00DF6235">
      <w:pPr>
        <w:spacing w:after="0"/>
        <w:rPr>
          <w:rFonts w:ascii="Times New Roman" w:hAnsi="Times New Roman" w:cs="Times New Roman"/>
        </w:rPr>
      </w:pPr>
    </w:p>
    <w:p w14:paraId="18F25798" w14:textId="24172462" w:rsidR="00E27489" w:rsidRDefault="00E27489" w:rsidP="00DF6235">
      <w:pPr>
        <w:spacing w:after="0"/>
        <w:rPr>
          <w:rFonts w:ascii="Times New Roman" w:hAnsi="Times New Roman" w:cs="Times New Roman"/>
        </w:rPr>
      </w:pPr>
    </w:p>
    <w:p w14:paraId="26DB85FD" w14:textId="4EB01233" w:rsidR="00E27489" w:rsidRDefault="00E27489" w:rsidP="00E27489">
      <w:pPr>
        <w:pageBreakBefore/>
        <w:spacing w:after="0"/>
        <w:rPr>
          <w:rFonts w:ascii="Times New Roman" w:hAnsi="Times New Roman" w:cs="Times New Roman"/>
        </w:rPr>
      </w:pPr>
    </w:p>
    <w:p w14:paraId="53B71FD1" w14:textId="2157F5B0" w:rsidR="00E27489" w:rsidRDefault="00E27489" w:rsidP="00DF6235">
      <w:pPr>
        <w:spacing w:after="0"/>
        <w:rPr>
          <w:rFonts w:ascii="Times New Roman" w:hAnsi="Times New Roman" w:cs="Times New Roman"/>
        </w:rPr>
      </w:pPr>
      <w:r>
        <w:rPr>
          <w:rFonts w:ascii="Times New Roman" w:hAnsi="Times New Roman" w:cs="Times New Roman"/>
        </w:rPr>
        <w:t>Table 5.</w:t>
      </w:r>
      <w:r w:rsidR="00323067">
        <w:rPr>
          <w:rFonts w:ascii="Times New Roman" w:hAnsi="Times New Roman" w:cs="Times New Roman"/>
        </w:rPr>
        <w:t xml:space="preserve">  Description of the states of the Interception Location nature node.</w:t>
      </w:r>
    </w:p>
    <w:tbl>
      <w:tblPr>
        <w:tblW w:w="5000" w:type="pct"/>
        <w:tblLook w:val="04A0" w:firstRow="1" w:lastRow="0" w:firstColumn="1" w:lastColumn="0" w:noHBand="0" w:noVBand="1"/>
      </w:tblPr>
      <w:tblGrid>
        <w:gridCol w:w="2789"/>
        <w:gridCol w:w="5671"/>
        <w:gridCol w:w="451"/>
        <w:gridCol w:w="4049"/>
      </w:tblGrid>
      <w:tr w:rsidR="00E27489" w:rsidRPr="00E27489" w14:paraId="3E341A47"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5BCC0DA3" w14:textId="77777777" w:rsidR="00E27489" w:rsidRPr="00E27489" w:rsidRDefault="00E27489" w:rsidP="00E27489">
            <w:pPr>
              <w:spacing w:after="0" w:line="240" w:lineRule="auto"/>
              <w:jc w:val="center"/>
              <w:rPr>
                <w:rFonts w:ascii="Calibri" w:eastAsia="Times New Roman" w:hAnsi="Calibri" w:cs="Calibri"/>
                <w:b/>
                <w:bCs/>
                <w:i/>
                <w:iCs/>
                <w:color w:val="000000"/>
                <w:sz w:val="24"/>
                <w:szCs w:val="24"/>
              </w:rPr>
            </w:pPr>
            <w:r w:rsidRPr="00E27489">
              <w:rPr>
                <w:rFonts w:ascii="Calibri" w:eastAsia="Times New Roman" w:hAnsi="Calibri" w:cs="Calibri"/>
                <w:b/>
                <w:bCs/>
                <w:i/>
                <w:iCs/>
                <w:color w:val="000000"/>
                <w:sz w:val="24"/>
                <w:szCs w:val="24"/>
              </w:rPr>
              <w:t>Interception Location</w:t>
            </w:r>
          </w:p>
        </w:tc>
      </w:tr>
      <w:tr w:rsidR="00E27489" w:rsidRPr="00E27489" w14:paraId="25242D1D" w14:textId="77777777" w:rsidTr="00C20050">
        <w:trPr>
          <w:trHeight w:val="300"/>
        </w:trPr>
        <w:tc>
          <w:tcPr>
            <w:tcW w:w="1076" w:type="pct"/>
            <w:tcBorders>
              <w:top w:val="nil"/>
              <w:left w:val="nil"/>
              <w:bottom w:val="single" w:sz="4" w:space="0" w:color="auto"/>
              <w:right w:val="nil"/>
            </w:tcBorders>
            <w:shd w:val="clear" w:color="auto" w:fill="auto"/>
            <w:noWrap/>
            <w:vAlign w:val="bottom"/>
            <w:hideMark/>
          </w:tcPr>
          <w:p w14:paraId="6FE0FD7E"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States</w:t>
            </w:r>
          </w:p>
        </w:tc>
        <w:tc>
          <w:tcPr>
            <w:tcW w:w="2188" w:type="pct"/>
            <w:tcBorders>
              <w:top w:val="nil"/>
              <w:left w:val="nil"/>
              <w:bottom w:val="single" w:sz="4" w:space="0" w:color="auto"/>
              <w:right w:val="nil"/>
            </w:tcBorders>
            <w:shd w:val="clear" w:color="auto" w:fill="auto"/>
            <w:noWrap/>
            <w:vAlign w:val="bottom"/>
            <w:hideMark/>
          </w:tcPr>
          <w:p w14:paraId="2569B39A"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Definitions</w:t>
            </w:r>
          </w:p>
        </w:tc>
        <w:tc>
          <w:tcPr>
            <w:tcW w:w="174" w:type="pct"/>
            <w:tcBorders>
              <w:top w:val="nil"/>
              <w:left w:val="nil"/>
              <w:bottom w:val="single" w:sz="4" w:space="0" w:color="auto"/>
              <w:right w:val="nil"/>
            </w:tcBorders>
            <w:shd w:val="clear" w:color="auto" w:fill="auto"/>
            <w:noWrap/>
            <w:vAlign w:val="bottom"/>
            <w:hideMark/>
          </w:tcPr>
          <w:p w14:paraId="631BD2EA"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 </w:t>
            </w:r>
          </w:p>
        </w:tc>
        <w:tc>
          <w:tcPr>
            <w:tcW w:w="1563" w:type="pct"/>
            <w:tcBorders>
              <w:top w:val="nil"/>
              <w:left w:val="nil"/>
              <w:bottom w:val="single" w:sz="4" w:space="0" w:color="auto"/>
              <w:right w:val="nil"/>
            </w:tcBorders>
            <w:shd w:val="clear" w:color="auto" w:fill="auto"/>
            <w:noWrap/>
            <w:vAlign w:val="bottom"/>
            <w:hideMark/>
          </w:tcPr>
          <w:p w14:paraId="3D774F26"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Justifications</w:t>
            </w:r>
          </w:p>
        </w:tc>
      </w:tr>
      <w:tr w:rsidR="00E27489" w:rsidRPr="00E27489" w14:paraId="17E1416A" w14:textId="77777777" w:rsidTr="00C20050">
        <w:trPr>
          <w:trHeight w:val="1200"/>
        </w:trPr>
        <w:tc>
          <w:tcPr>
            <w:tcW w:w="1076" w:type="pct"/>
            <w:tcBorders>
              <w:top w:val="nil"/>
              <w:left w:val="nil"/>
              <w:bottom w:val="nil"/>
              <w:right w:val="nil"/>
            </w:tcBorders>
            <w:shd w:val="clear" w:color="auto" w:fill="auto"/>
            <w:noWrap/>
            <w:vAlign w:val="center"/>
            <w:hideMark/>
          </w:tcPr>
          <w:p w14:paraId="77E36FDF"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Anywhere in basin</w:t>
            </w:r>
          </w:p>
        </w:tc>
        <w:tc>
          <w:tcPr>
            <w:tcW w:w="2188" w:type="pct"/>
            <w:tcBorders>
              <w:top w:val="nil"/>
              <w:left w:val="nil"/>
              <w:bottom w:val="nil"/>
              <w:right w:val="nil"/>
            </w:tcBorders>
            <w:shd w:val="clear" w:color="auto" w:fill="auto"/>
            <w:vAlign w:val="center"/>
            <w:hideMark/>
          </w:tcPr>
          <w:p w14:paraId="6B47C302"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Age-1 pallid sturgeon recruits are equally likely to be intercepted anywhere within the given basin, and therefore are distributed uniformly at random within the entire basin</w:t>
            </w:r>
          </w:p>
        </w:tc>
        <w:tc>
          <w:tcPr>
            <w:tcW w:w="174" w:type="pct"/>
            <w:tcBorders>
              <w:top w:val="nil"/>
              <w:left w:val="nil"/>
              <w:bottom w:val="nil"/>
              <w:right w:val="nil"/>
            </w:tcBorders>
            <w:shd w:val="clear" w:color="auto" w:fill="auto"/>
            <w:vAlign w:val="center"/>
            <w:hideMark/>
          </w:tcPr>
          <w:p w14:paraId="3B110D73" w14:textId="77777777" w:rsidR="00E27489" w:rsidRPr="00E27489" w:rsidRDefault="00E27489" w:rsidP="00E27489">
            <w:pPr>
              <w:spacing w:after="0" w:line="240" w:lineRule="auto"/>
              <w:rPr>
                <w:rFonts w:ascii="Calibri" w:eastAsia="Times New Roman" w:hAnsi="Calibri" w:cs="Calibri"/>
                <w:color w:val="000000"/>
              </w:rPr>
            </w:pPr>
          </w:p>
        </w:tc>
        <w:tc>
          <w:tcPr>
            <w:tcW w:w="1563" w:type="pct"/>
            <w:tcBorders>
              <w:top w:val="nil"/>
              <w:left w:val="nil"/>
              <w:bottom w:val="nil"/>
              <w:right w:val="nil"/>
            </w:tcBorders>
            <w:shd w:val="clear" w:color="auto" w:fill="auto"/>
            <w:vAlign w:val="center"/>
            <w:hideMark/>
          </w:tcPr>
          <w:p w14:paraId="183DDA02" w14:textId="3CD3B4B1" w:rsidR="00E27489" w:rsidRPr="00E27489" w:rsidRDefault="00E20076" w:rsidP="00E27489">
            <w:pPr>
              <w:spacing w:after="0" w:line="240" w:lineRule="auto"/>
              <w:rPr>
                <w:rFonts w:ascii="Calibri" w:eastAsia="Times New Roman" w:hAnsi="Calibri" w:cs="Calibri"/>
                <w:color w:val="000000"/>
              </w:rPr>
            </w:pPr>
            <w:r>
              <w:rPr>
                <w:rFonts w:ascii="Calibri" w:eastAsia="Times New Roman" w:hAnsi="Calibri" w:cs="Calibri"/>
                <w:color w:val="000000"/>
              </w:rPr>
              <w:t>River structures, and additional modifications to the river, may allow interception to occur at various points within the basin.</w:t>
            </w:r>
          </w:p>
        </w:tc>
      </w:tr>
      <w:tr w:rsidR="00E27489" w:rsidRPr="00E27489" w14:paraId="1624AD28" w14:textId="77777777" w:rsidTr="00C20050">
        <w:trPr>
          <w:trHeight w:val="1200"/>
        </w:trPr>
        <w:tc>
          <w:tcPr>
            <w:tcW w:w="1076" w:type="pct"/>
            <w:tcBorders>
              <w:top w:val="nil"/>
              <w:left w:val="nil"/>
              <w:bottom w:val="nil"/>
              <w:right w:val="nil"/>
            </w:tcBorders>
            <w:shd w:val="clear" w:color="auto" w:fill="auto"/>
            <w:noWrap/>
            <w:vAlign w:val="center"/>
            <w:hideMark/>
          </w:tcPr>
          <w:p w14:paraId="37974C4F"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Lower 2/3</w:t>
            </w:r>
          </w:p>
        </w:tc>
        <w:tc>
          <w:tcPr>
            <w:tcW w:w="2188" w:type="pct"/>
            <w:tcBorders>
              <w:top w:val="nil"/>
              <w:left w:val="nil"/>
              <w:bottom w:val="nil"/>
              <w:right w:val="nil"/>
            </w:tcBorders>
            <w:shd w:val="clear" w:color="auto" w:fill="auto"/>
            <w:vAlign w:val="center"/>
            <w:hideMark/>
          </w:tcPr>
          <w:p w14:paraId="42575382"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Age-1 pallid sturgeon recruits were intercepted in and distributed uniformly at random within the </w:t>
            </w:r>
            <w:proofErr w:type="spellStart"/>
            <w:r w:rsidRPr="00E27489">
              <w:rPr>
                <w:rFonts w:ascii="Calibri" w:eastAsia="Times New Roman" w:hAnsi="Calibri" w:cs="Calibri"/>
                <w:color w:val="000000"/>
              </w:rPr>
              <w:t>the</w:t>
            </w:r>
            <w:proofErr w:type="spellEnd"/>
            <w:r w:rsidRPr="00E27489">
              <w:rPr>
                <w:rFonts w:ascii="Calibri" w:eastAsia="Times New Roman" w:hAnsi="Calibri" w:cs="Calibri"/>
                <w:color w:val="000000"/>
              </w:rPr>
              <w:t xml:space="preserve"> lower 2/3rds of the basin (Upper:  </w:t>
            </w:r>
            <w:proofErr w:type="spellStart"/>
            <w:r w:rsidRPr="00E27489">
              <w:rPr>
                <w:rFonts w:ascii="Calibri" w:eastAsia="Times New Roman" w:hAnsi="Calibri" w:cs="Calibri"/>
                <w:color w:val="000000"/>
              </w:rPr>
              <w:t>rkms</w:t>
            </w:r>
            <w:proofErr w:type="spellEnd"/>
            <w:r w:rsidRPr="00E27489">
              <w:rPr>
                <w:rFonts w:ascii="Calibri" w:eastAsia="Times New Roman" w:hAnsi="Calibri" w:cs="Calibri"/>
                <w:color w:val="000000"/>
              </w:rPr>
              <w:t xml:space="preserve"> 2490-2726; Lower:  </w:t>
            </w:r>
            <w:proofErr w:type="spellStart"/>
            <w:r w:rsidRPr="00E27489">
              <w:rPr>
                <w:rFonts w:ascii="Calibri" w:eastAsia="Times New Roman" w:hAnsi="Calibri" w:cs="Calibri"/>
                <w:color w:val="000000"/>
              </w:rPr>
              <w:t>rkms</w:t>
            </w:r>
            <w:proofErr w:type="spellEnd"/>
            <w:r w:rsidRPr="00E27489">
              <w:rPr>
                <w:rFonts w:ascii="Calibri" w:eastAsia="Times New Roman" w:hAnsi="Calibri" w:cs="Calibri"/>
                <w:color w:val="000000"/>
              </w:rPr>
              <w:t xml:space="preserve"> 0-847)</w:t>
            </w:r>
          </w:p>
        </w:tc>
        <w:tc>
          <w:tcPr>
            <w:tcW w:w="174" w:type="pct"/>
            <w:tcBorders>
              <w:top w:val="nil"/>
              <w:left w:val="nil"/>
              <w:bottom w:val="nil"/>
              <w:right w:val="nil"/>
            </w:tcBorders>
            <w:shd w:val="clear" w:color="auto" w:fill="auto"/>
            <w:vAlign w:val="center"/>
            <w:hideMark/>
          </w:tcPr>
          <w:p w14:paraId="2B2B6FC7" w14:textId="77777777" w:rsidR="00E27489" w:rsidRPr="00E27489" w:rsidRDefault="00E27489" w:rsidP="00E27489">
            <w:pPr>
              <w:spacing w:after="0" w:line="240" w:lineRule="auto"/>
              <w:rPr>
                <w:rFonts w:ascii="Calibri" w:eastAsia="Times New Roman" w:hAnsi="Calibri" w:cs="Calibri"/>
                <w:color w:val="000000"/>
              </w:rPr>
            </w:pPr>
          </w:p>
        </w:tc>
        <w:tc>
          <w:tcPr>
            <w:tcW w:w="1563" w:type="pct"/>
            <w:tcBorders>
              <w:top w:val="nil"/>
              <w:left w:val="nil"/>
              <w:bottom w:val="nil"/>
              <w:right w:val="nil"/>
            </w:tcBorders>
            <w:shd w:val="clear" w:color="auto" w:fill="auto"/>
            <w:vAlign w:val="center"/>
            <w:hideMark/>
          </w:tcPr>
          <w:p w14:paraId="3C6BFF0F" w14:textId="53AEF5E0" w:rsidR="00E27489" w:rsidRPr="00E27489" w:rsidRDefault="00E20076" w:rsidP="00E27489">
            <w:pPr>
              <w:spacing w:after="0" w:line="240" w:lineRule="auto"/>
              <w:rPr>
                <w:rFonts w:ascii="Calibri" w:eastAsia="Times New Roman" w:hAnsi="Calibri" w:cs="Calibri"/>
                <w:color w:val="000000"/>
              </w:rPr>
            </w:pPr>
            <w:r>
              <w:rPr>
                <w:rFonts w:ascii="Calibri" w:eastAsia="Times New Roman" w:hAnsi="Calibri" w:cs="Calibri"/>
                <w:color w:val="000000"/>
              </w:rPr>
              <w:t>Drift studies suggest that free-embryos likely drift a considerable distance before interception.</w:t>
            </w:r>
          </w:p>
        </w:tc>
      </w:tr>
      <w:tr w:rsidR="00E27489" w:rsidRPr="00E27489" w14:paraId="7B3FD268" w14:textId="77777777" w:rsidTr="00C20050">
        <w:trPr>
          <w:trHeight w:val="1200"/>
        </w:trPr>
        <w:tc>
          <w:tcPr>
            <w:tcW w:w="1076" w:type="pct"/>
            <w:tcBorders>
              <w:top w:val="nil"/>
              <w:left w:val="nil"/>
              <w:bottom w:val="nil"/>
              <w:right w:val="nil"/>
            </w:tcBorders>
            <w:shd w:val="clear" w:color="auto" w:fill="auto"/>
            <w:noWrap/>
            <w:vAlign w:val="center"/>
            <w:hideMark/>
          </w:tcPr>
          <w:p w14:paraId="18138EAE"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Lower 1/3</w:t>
            </w:r>
          </w:p>
        </w:tc>
        <w:tc>
          <w:tcPr>
            <w:tcW w:w="2188" w:type="pct"/>
            <w:tcBorders>
              <w:top w:val="nil"/>
              <w:left w:val="nil"/>
              <w:bottom w:val="nil"/>
              <w:right w:val="nil"/>
            </w:tcBorders>
            <w:shd w:val="clear" w:color="auto" w:fill="auto"/>
            <w:vAlign w:val="center"/>
            <w:hideMark/>
          </w:tcPr>
          <w:p w14:paraId="41557710"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Age-1 pallid sturgeon recruits were intercepted in and distributed uniformly at random within the </w:t>
            </w:r>
            <w:proofErr w:type="spellStart"/>
            <w:r w:rsidRPr="00E27489">
              <w:rPr>
                <w:rFonts w:ascii="Calibri" w:eastAsia="Times New Roman" w:hAnsi="Calibri" w:cs="Calibri"/>
                <w:color w:val="000000"/>
              </w:rPr>
              <w:t>the</w:t>
            </w:r>
            <w:proofErr w:type="spellEnd"/>
            <w:r w:rsidRPr="00E27489">
              <w:rPr>
                <w:rFonts w:ascii="Calibri" w:eastAsia="Times New Roman" w:hAnsi="Calibri" w:cs="Calibri"/>
                <w:color w:val="000000"/>
              </w:rPr>
              <w:t xml:space="preserve"> lower 1/3rd of the basin (Upper:  </w:t>
            </w:r>
            <w:proofErr w:type="spellStart"/>
            <w:r w:rsidRPr="00E27489">
              <w:rPr>
                <w:rFonts w:ascii="Calibri" w:eastAsia="Times New Roman" w:hAnsi="Calibri" w:cs="Calibri"/>
                <w:color w:val="000000"/>
              </w:rPr>
              <w:t>rkms</w:t>
            </w:r>
            <w:proofErr w:type="spellEnd"/>
            <w:r w:rsidRPr="00E27489">
              <w:rPr>
                <w:rFonts w:ascii="Calibri" w:eastAsia="Times New Roman" w:hAnsi="Calibri" w:cs="Calibri"/>
                <w:color w:val="000000"/>
              </w:rPr>
              <w:t xml:space="preserve"> 2490-2608; Lower:  </w:t>
            </w:r>
            <w:proofErr w:type="spellStart"/>
            <w:r w:rsidRPr="00E27489">
              <w:rPr>
                <w:rFonts w:ascii="Calibri" w:eastAsia="Times New Roman" w:hAnsi="Calibri" w:cs="Calibri"/>
                <w:color w:val="000000"/>
              </w:rPr>
              <w:t>rkms</w:t>
            </w:r>
            <w:proofErr w:type="spellEnd"/>
            <w:r w:rsidRPr="00E27489">
              <w:rPr>
                <w:rFonts w:ascii="Calibri" w:eastAsia="Times New Roman" w:hAnsi="Calibri" w:cs="Calibri"/>
                <w:color w:val="000000"/>
              </w:rPr>
              <w:t xml:space="preserve"> 0-424)</w:t>
            </w:r>
          </w:p>
        </w:tc>
        <w:tc>
          <w:tcPr>
            <w:tcW w:w="174" w:type="pct"/>
            <w:tcBorders>
              <w:top w:val="nil"/>
              <w:left w:val="nil"/>
              <w:bottom w:val="nil"/>
              <w:right w:val="nil"/>
            </w:tcBorders>
            <w:shd w:val="clear" w:color="auto" w:fill="auto"/>
            <w:noWrap/>
            <w:vAlign w:val="bottom"/>
            <w:hideMark/>
          </w:tcPr>
          <w:p w14:paraId="06C57017" w14:textId="77777777" w:rsidR="00E27489" w:rsidRPr="00E27489" w:rsidRDefault="00E27489" w:rsidP="00E27489">
            <w:pPr>
              <w:spacing w:after="0" w:line="240" w:lineRule="auto"/>
              <w:rPr>
                <w:rFonts w:ascii="Calibri" w:eastAsia="Times New Roman" w:hAnsi="Calibri" w:cs="Calibri"/>
                <w:color w:val="000000"/>
              </w:rPr>
            </w:pPr>
          </w:p>
        </w:tc>
        <w:tc>
          <w:tcPr>
            <w:tcW w:w="1563" w:type="pct"/>
            <w:tcBorders>
              <w:top w:val="nil"/>
              <w:left w:val="nil"/>
              <w:bottom w:val="nil"/>
              <w:right w:val="nil"/>
            </w:tcBorders>
            <w:shd w:val="clear" w:color="auto" w:fill="auto"/>
            <w:vAlign w:val="center"/>
            <w:hideMark/>
          </w:tcPr>
          <w:p w14:paraId="5F69DC93" w14:textId="7568F5E7" w:rsidR="00E27489" w:rsidRPr="00E27489" w:rsidRDefault="00E20076" w:rsidP="00E27489">
            <w:pPr>
              <w:spacing w:after="0" w:line="240" w:lineRule="auto"/>
              <w:rPr>
                <w:rFonts w:ascii="Calibri" w:eastAsia="Times New Roman" w:hAnsi="Calibri" w:cs="Calibri"/>
                <w:color w:val="000000"/>
              </w:rPr>
            </w:pPr>
            <w:r>
              <w:rPr>
                <w:rFonts w:ascii="Calibri" w:eastAsia="Times New Roman" w:hAnsi="Calibri" w:cs="Calibri"/>
                <w:color w:val="000000"/>
              </w:rPr>
              <w:t xml:space="preserve">Drift studies suggest that free-embryos likely drift a considerable distance before interception. </w:t>
            </w:r>
          </w:p>
        </w:tc>
      </w:tr>
      <w:tr w:rsidR="00E27489" w:rsidRPr="00E27489" w14:paraId="1726D827" w14:textId="77777777" w:rsidTr="00C20050">
        <w:trPr>
          <w:trHeight w:val="1500"/>
        </w:trPr>
        <w:tc>
          <w:tcPr>
            <w:tcW w:w="1076" w:type="pct"/>
            <w:tcBorders>
              <w:top w:val="nil"/>
              <w:left w:val="nil"/>
              <w:bottom w:val="nil"/>
              <w:right w:val="nil"/>
            </w:tcBorders>
            <w:shd w:val="clear" w:color="auto" w:fill="auto"/>
            <w:noWrap/>
            <w:vAlign w:val="center"/>
            <w:hideMark/>
          </w:tcPr>
          <w:p w14:paraId="5A77EC45"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Outside of basin</w:t>
            </w:r>
          </w:p>
        </w:tc>
        <w:tc>
          <w:tcPr>
            <w:tcW w:w="2188" w:type="pct"/>
            <w:tcBorders>
              <w:top w:val="nil"/>
              <w:left w:val="nil"/>
              <w:bottom w:val="nil"/>
              <w:right w:val="nil"/>
            </w:tcBorders>
            <w:shd w:val="clear" w:color="auto" w:fill="auto"/>
            <w:vAlign w:val="center"/>
            <w:hideMark/>
          </w:tcPr>
          <w:p w14:paraId="45B00316"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Recruitment of age-1 pallid sturgeon occurred, but all recruits were washed further downstream and intercepted outside of the basin (Upper: into Lake Sakakawea; Lower: into the Mississippi River)</w:t>
            </w:r>
          </w:p>
        </w:tc>
        <w:tc>
          <w:tcPr>
            <w:tcW w:w="174" w:type="pct"/>
            <w:tcBorders>
              <w:top w:val="nil"/>
              <w:left w:val="nil"/>
              <w:bottom w:val="nil"/>
              <w:right w:val="nil"/>
            </w:tcBorders>
            <w:shd w:val="clear" w:color="auto" w:fill="auto"/>
            <w:noWrap/>
            <w:vAlign w:val="bottom"/>
            <w:hideMark/>
          </w:tcPr>
          <w:p w14:paraId="0C732BAD" w14:textId="77777777" w:rsidR="00E27489" w:rsidRPr="00E27489" w:rsidRDefault="00E27489" w:rsidP="00E27489">
            <w:pPr>
              <w:spacing w:after="0" w:line="240" w:lineRule="auto"/>
              <w:rPr>
                <w:rFonts w:ascii="Calibri" w:eastAsia="Times New Roman" w:hAnsi="Calibri" w:cs="Calibri"/>
                <w:color w:val="000000"/>
              </w:rPr>
            </w:pPr>
          </w:p>
        </w:tc>
        <w:tc>
          <w:tcPr>
            <w:tcW w:w="1563" w:type="pct"/>
            <w:tcBorders>
              <w:top w:val="nil"/>
              <w:left w:val="nil"/>
              <w:bottom w:val="nil"/>
              <w:right w:val="nil"/>
            </w:tcBorders>
            <w:shd w:val="clear" w:color="auto" w:fill="auto"/>
            <w:vAlign w:val="center"/>
            <w:hideMark/>
          </w:tcPr>
          <w:p w14:paraId="395F46AB" w14:textId="5100D55F" w:rsidR="00E27489" w:rsidRPr="00E27489" w:rsidRDefault="00E20076" w:rsidP="00E27489">
            <w:pPr>
              <w:spacing w:after="0" w:line="240" w:lineRule="auto"/>
              <w:rPr>
                <w:rFonts w:ascii="Calibri" w:eastAsia="Times New Roman" w:hAnsi="Calibri" w:cs="Calibri"/>
                <w:color w:val="000000"/>
              </w:rPr>
            </w:pPr>
            <w:r>
              <w:rPr>
                <w:rFonts w:ascii="Calibri" w:eastAsia="Times New Roman" w:hAnsi="Calibri" w:cs="Calibri"/>
                <w:color w:val="000000"/>
              </w:rPr>
              <w:t>Drift studies suggest that free-embryos may get washed outside of the sampled regions of the Missouri River.</w:t>
            </w:r>
          </w:p>
        </w:tc>
      </w:tr>
    </w:tbl>
    <w:p w14:paraId="246192A2" w14:textId="483F1554" w:rsidR="00E27489" w:rsidRDefault="00E27489" w:rsidP="00DF6235">
      <w:pPr>
        <w:spacing w:after="0"/>
        <w:rPr>
          <w:rFonts w:ascii="Times New Roman" w:hAnsi="Times New Roman" w:cs="Times New Roman"/>
        </w:rPr>
      </w:pPr>
    </w:p>
    <w:p w14:paraId="37220418" w14:textId="2F03D89F" w:rsidR="00E27489" w:rsidRDefault="00E27489" w:rsidP="00DF6235">
      <w:pPr>
        <w:spacing w:after="0"/>
        <w:rPr>
          <w:rFonts w:ascii="Times New Roman" w:hAnsi="Times New Roman" w:cs="Times New Roman"/>
        </w:rPr>
      </w:pPr>
    </w:p>
    <w:p w14:paraId="419A25AD" w14:textId="51A4367D" w:rsidR="00E27489" w:rsidRDefault="00E27489" w:rsidP="00DF6235">
      <w:pPr>
        <w:spacing w:after="0"/>
        <w:rPr>
          <w:rFonts w:ascii="Times New Roman" w:hAnsi="Times New Roman" w:cs="Times New Roman"/>
        </w:rPr>
      </w:pPr>
    </w:p>
    <w:p w14:paraId="23CB2EAE" w14:textId="44CA97D0" w:rsidR="00E27489" w:rsidRDefault="00E27489" w:rsidP="00E27489">
      <w:pPr>
        <w:pageBreakBefore/>
        <w:spacing w:after="0"/>
        <w:rPr>
          <w:rFonts w:ascii="Times New Roman" w:hAnsi="Times New Roman" w:cs="Times New Roman"/>
        </w:rPr>
      </w:pPr>
    </w:p>
    <w:p w14:paraId="2B2ECECC" w14:textId="25E0DE97" w:rsidR="00E27489" w:rsidRDefault="00E27489" w:rsidP="00DF6235">
      <w:pPr>
        <w:spacing w:after="0"/>
        <w:rPr>
          <w:rFonts w:ascii="Times New Roman" w:hAnsi="Times New Roman" w:cs="Times New Roman"/>
        </w:rPr>
      </w:pPr>
      <w:r>
        <w:rPr>
          <w:rFonts w:ascii="Times New Roman" w:hAnsi="Times New Roman" w:cs="Times New Roman"/>
        </w:rPr>
        <w:t>Table 6.</w:t>
      </w:r>
      <w:r w:rsidR="00323067">
        <w:rPr>
          <w:rFonts w:ascii="Times New Roman" w:hAnsi="Times New Roman" w:cs="Times New Roman"/>
        </w:rPr>
        <w:t xml:space="preserve">  Description of the states of the Detection Probability nature node.</w:t>
      </w:r>
    </w:p>
    <w:tbl>
      <w:tblPr>
        <w:tblW w:w="5000" w:type="pct"/>
        <w:tblLayout w:type="fixed"/>
        <w:tblLook w:val="04A0" w:firstRow="1" w:lastRow="0" w:firstColumn="1" w:lastColumn="0" w:noHBand="0" w:noVBand="1"/>
      </w:tblPr>
      <w:tblGrid>
        <w:gridCol w:w="2159"/>
        <w:gridCol w:w="6120"/>
        <w:gridCol w:w="272"/>
        <w:gridCol w:w="4409"/>
      </w:tblGrid>
      <w:tr w:rsidR="00E27489" w:rsidRPr="00E27489" w14:paraId="3B26A687"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3C94FFD0" w14:textId="77777777" w:rsidR="00E27489" w:rsidRPr="00E27489" w:rsidRDefault="00E27489" w:rsidP="00E27489">
            <w:pPr>
              <w:spacing w:after="0" w:line="240" w:lineRule="auto"/>
              <w:jc w:val="center"/>
              <w:rPr>
                <w:rFonts w:ascii="Calibri" w:eastAsia="Times New Roman" w:hAnsi="Calibri" w:cs="Calibri"/>
                <w:b/>
                <w:bCs/>
                <w:i/>
                <w:iCs/>
                <w:color w:val="000000"/>
                <w:sz w:val="24"/>
                <w:szCs w:val="24"/>
              </w:rPr>
            </w:pPr>
            <w:r w:rsidRPr="00E27489">
              <w:rPr>
                <w:rFonts w:ascii="Calibri" w:eastAsia="Times New Roman" w:hAnsi="Calibri" w:cs="Calibri"/>
                <w:b/>
                <w:bCs/>
                <w:i/>
                <w:iCs/>
                <w:color w:val="000000"/>
                <w:sz w:val="24"/>
                <w:szCs w:val="24"/>
              </w:rPr>
              <w:t>Detection Probability</w:t>
            </w:r>
          </w:p>
        </w:tc>
      </w:tr>
      <w:tr w:rsidR="00E27489" w:rsidRPr="00E27489" w14:paraId="0ED6F7DA" w14:textId="77777777" w:rsidTr="0003256A">
        <w:trPr>
          <w:trHeight w:val="300"/>
        </w:trPr>
        <w:tc>
          <w:tcPr>
            <w:tcW w:w="833" w:type="pct"/>
            <w:tcBorders>
              <w:top w:val="nil"/>
              <w:left w:val="nil"/>
              <w:bottom w:val="single" w:sz="4" w:space="0" w:color="auto"/>
              <w:right w:val="nil"/>
            </w:tcBorders>
            <w:shd w:val="clear" w:color="auto" w:fill="auto"/>
            <w:noWrap/>
            <w:vAlign w:val="bottom"/>
            <w:hideMark/>
          </w:tcPr>
          <w:p w14:paraId="54CF6C52"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States</w:t>
            </w:r>
          </w:p>
        </w:tc>
        <w:tc>
          <w:tcPr>
            <w:tcW w:w="2361" w:type="pct"/>
            <w:tcBorders>
              <w:top w:val="nil"/>
              <w:left w:val="nil"/>
              <w:bottom w:val="single" w:sz="4" w:space="0" w:color="auto"/>
              <w:right w:val="nil"/>
            </w:tcBorders>
            <w:shd w:val="clear" w:color="auto" w:fill="auto"/>
            <w:noWrap/>
            <w:vAlign w:val="bottom"/>
            <w:hideMark/>
          </w:tcPr>
          <w:p w14:paraId="347B797B"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Definitions</w:t>
            </w:r>
          </w:p>
        </w:tc>
        <w:tc>
          <w:tcPr>
            <w:tcW w:w="105" w:type="pct"/>
            <w:tcBorders>
              <w:top w:val="nil"/>
              <w:left w:val="nil"/>
              <w:bottom w:val="single" w:sz="4" w:space="0" w:color="auto"/>
              <w:right w:val="nil"/>
            </w:tcBorders>
            <w:shd w:val="clear" w:color="auto" w:fill="auto"/>
            <w:noWrap/>
            <w:vAlign w:val="bottom"/>
            <w:hideMark/>
          </w:tcPr>
          <w:p w14:paraId="7FF0288A"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 </w:t>
            </w:r>
          </w:p>
        </w:tc>
        <w:tc>
          <w:tcPr>
            <w:tcW w:w="1701" w:type="pct"/>
            <w:tcBorders>
              <w:top w:val="nil"/>
              <w:left w:val="nil"/>
              <w:bottom w:val="single" w:sz="4" w:space="0" w:color="auto"/>
              <w:right w:val="nil"/>
            </w:tcBorders>
            <w:shd w:val="clear" w:color="auto" w:fill="auto"/>
            <w:noWrap/>
            <w:vAlign w:val="bottom"/>
            <w:hideMark/>
          </w:tcPr>
          <w:p w14:paraId="3B503390"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Justifications</w:t>
            </w:r>
          </w:p>
        </w:tc>
      </w:tr>
      <w:tr w:rsidR="00E27489" w:rsidRPr="00E27489" w14:paraId="2C48F6BE" w14:textId="77777777" w:rsidTr="0003256A">
        <w:trPr>
          <w:trHeight w:val="1215"/>
        </w:trPr>
        <w:tc>
          <w:tcPr>
            <w:tcW w:w="833" w:type="pct"/>
            <w:tcBorders>
              <w:top w:val="nil"/>
              <w:left w:val="nil"/>
              <w:bottom w:val="nil"/>
              <w:right w:val="nil"/>
            </w:tcBorders>
            <w:shd w:val="clear" w:color="auto" w:fill="auto"/>
            <w:noWrap/>
            <w:vAlign w:val="center"/>
            <w:hideMark/>
          </w:tcPr>
          <w:p w14:paraId="67EF262F"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 to 0.02</w:t>
            </w:r>
          </w:p>
        </w:tc>
        <w:tc>
          <w:tcPr>
            <w:tcW w:w="2361" w:type="pct"/>
            <w:tcBorders>
              <w:top w:val="nil"/>
              <w:left w:val="nil"/>
              <w:bottom w:val="nil"/>
              <w:right w:val="nil"/>
            </w:tcBorders>
            <w:shd w:val="clear" w:color="auto" w:fill="auto"/>
            <w:vAlign w:val="center"/>
            <w:hideMark/>
          </w:tcPr>
          <w:p w14:paraId="5C98B78F"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The average detection probability of a single otter trawl (OT04) deployment, given the bend is occupied by a recruit, is less than 0.02 (1 out of 50).  </w:t>
            </w:r>
          </w:p>
        </w:tc>
        <w:tc>
          <w:tcPr>
            <w:tcW w:w="105" w:type="pct"/>
            <w:tcBorders>
              <w:top w:val="nil"/>
              <w:left w:val="nil"/>
              <w:bottom w:val="nil"/>
              <w:right w:val="nil"/>
            </w:tcBorders>
            <w:shd w:val="clear" w:color="auto" w:fill="auto"/>
            <w:vAlign w:val="center"/>
            <w:hideMark/>
          </w:tcPr>
          <w:p w14:paraId="69C6C4A9" w14:textId="77777777" w:rsidR="00E27489" w:rsidRPr="00E27489" w:rsidRDefault="00E27489" w:rsidP="00E27489">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09736DD3" w14:textId="4434E6B1" w:rsidR="00E27489" w:rsidRPr="00E27489" w:rsidRDefault="008A1A27" w:rsidP="00E27489">
            <w:pPr>
              <w:spacing w:after="0" w:line="240" w:lineRule="auto"/>
              <w:rPr>
                <w:rFonts w:ascii="Calibri" w:eastAsia="Times New Roman" w:hAnsi="Calibri" w:cs="Calibri"/>
                <w:color w:val="000000"/>
              </w:rPr>
            </w:pPr>
            <w:r>
              <w:rPr>
                <w:rFonts w:ascii="Calibri" w:eastAsia="Times New Roman" w:hAnsi="Calibri" w:cs="Calibri"/>
                <w:color w:val="000000"/>
              </w:rPr>
              <w:t>Very low detection probabilities could be the cause of the lack of recruitment evidence found in past sampling.</w:t>
            </w:r>
          </w:p>
        </w:tc>
      </w:tr>
      <w:tr w:rsidR="00E27489" w:rsidRPr="00E27489" w14:paraId="70E2610E" w14:textId="77777777" w:rsidTr="0003256A">
        <w:trPr>
          <w:trHeight w:val="1200"/>
        </w:trPr>
        <w:tc>
          <w:tcPr>
            <w:tcW w:w="833" w:type="pct"/>
            <w:tcBorders>
              <w:top w:val="nil"/>
              <w:left w:val="nil"/>
              <w:bottom w:val="nil"/>
              <w:right w:val="nil"/>
            </w:tcBorders>
            <w:shd w:val="clear" w:color="auto" w:fill="auto"/>
            <w:noWrap/>
            <w:vAlign w:val="center"/>
            <w:hideMark/>
          </w:tcPr>
          <w:p w14:paraId="062EAE9E"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0.02 to 0.04</w:t>
            </w:r>
          </w:p>
        </w:tc>
        <w:tc>
          <w:tcPr>
            <w:tcW w:w="2361" w:type="pct"/>
            <w:tcBorders>
              <w:top w:val="nil"/>
              <w:left w:val="nil"/>
              <w:bottom w:val="nil"/>
              <w:right w:val="nil"/>
            </w:tcBorders>
            <w:shd w:val="clear" w:color="auto" w:fill="auto"/>
            <w:vAlign w:val="center"/>
            <w:hideMark/>
          </w:tcPr>
          <w:p w14:paraId="47EDA3D6"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average detection probability of a single otter trawl (OT04) deployment, given the bend is occupied by a recruit, is greater than or equal to 0.02 but less than 0.04 (1 out of 25).</w:t>
            </w:r>
          </w:p>
        </w:tc>
        <w:tc>
          <w:tcPr>
            <w:tcW w:w="105" w:type="pct"/>
            <w:tcBorders>
              <w:top w:val="nil"/>
              <w:left w:val="nil"/>
              <w:bottom w:val="nil"/>
              <w:right w:val="nil"/>
            </w:tcBorders>
            <w:shd w:val="clear" w:color="auto" w:fill="auto"/>
            <w:vAlign w:val="center"/>
            <w:hideMark/>
          </w:tcPr>
          <w:p w14:paraId="02B32AAD" w14:textId="77777777" w:rsidR="00E27489" w:rsidRPr="00E27489" w:rsidRDefault="00E27489" w:rsidP="00E27489">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492F4AD1" w14:textId="77777777" w:rsidR="00E27489" w:rsidRDefault="008A1A27" w:rsidP="008A1A27">
            <w:pPr>
              <w:spacing w:after="0" w:line="240" w:lineRule="auto"/>
              <w:rPr>
                <w:rFonts w:ascii="Calibri" w:eastAsia="Times New Roman" w:hAnsi="Calibri" w:cs="Calibri"/>
                <w:color w:val="000000"/>
              </w:rPr>
            </w:pPr>
            <w:r>
              <w:rPr>
                <w:rFonts w:ascii="Calibri" w:eastAsia="Times New Roman" w:hAnsi="Calibri" w:cs="Calibri"/>
                <w:color w:val="000000"/>
              </w:rPr>
              <w:t>Explanations for the lack of recruitment evidence in past sampling remain uncertain, and therefore, a wide range of detection probabilities is possible.</w:t>
            </w:r>
          </w:p>
          <w:p w14:paraId="2E78F1D6" w14:textId="771058E5" w:rsidR="008A1A27" w:rsidRPr="00E27489" w:rsidRDefault="008A1A27" w:rsidP="008A1A27">
            <w:pPr>
              <w:spacing w:after="0" w:line="240" w:lineRule="auto"/>
              <w:rPr>
                <w:rFonts w:ascii="Calibri" w:eastAsia="Times New Roman" w:hAnsi="Calibri" w:cs="Calibri"/>
                <w:color w:val="000000"/>
              </w:rPr>
            </w:pPr>
          </w:p>
        </w:tc>
      </w:tr>
      <w:tr w:rsidR="00E27489" w:rsidRPr="00E27489" w14:paraId="229988CF" w14:textId="77777777" w:rsidTr="0003256A">
        <w:trPr>
          <w:trHeight w:val="1200"/>
        </w:trPr>
        <w:tc>
          <w:tcPr>
            <w:tcW w:w="833" w:type="pct"/>
            <w:tcBorders>
              <w:top w:val="nil"/>
              <w:left w:val="nil"/>
              <w:bottom w:val="nil"/>
              <w:right w:val="nil"/>
            </w:tcBorders>
            <w:shd w:val="clear" w:color="auto" w:fill="auto"/>
            <w:noWrap/>
            <w:vAlign w:val="center"/>
            <w:hideMark/>
          </w:tcPr>
          <w:p w14:paraId="37B23D6A"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0.04 to 0.06</w:t>
            </w:r>
          </w:p>
        </w:tc>
        <w:tc>
          <w:tcPr>
            <w:tcW w:w="2361" w:type="pct"/>
            <w:tcBorders>
              <w:top w:val="nil"/>
              <w:left w:val="nil"/>
              <w:bottom w:val="nil"/>
              <w:right w:val="nil"/>
            </w:tcBorders>
            <w:shd w:val="clear" w:color="auto" w:fill="auto"/>
            <w:vAlign w:val="center"/>
            <w:hideMark/>
          </w:tcPr>
          <w:p w14:paraId="4BEAD191"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average detection probability of a single otter trawl (OT04) deployment, given the bend is occupied by a recruit, is greater than or equal to 0.04 but less than 0.06 (3 out of 50).</w:t>
            </w:r>
          </w:p>
        </w:tc>
        <w:tc>
          <w:tcPr>
            <w:tcW w:w="105" w:type="pct"/>
            <w:tcBorders>
              <w:top w:val="nil"/>
              <w:left w:val="nil"/>
              <w:bottom w:val="nil"/>
              <w:right w:val="nil"/>
            </w:tcBorders>
            <w:shd w:val="clear" w:color="auto" w:fill="auto"/>
            <w:noWrap/>
            <w:vAlign w:val="bottom"/>
            <w:hideMark/>
          </w:tcPr>
          <w:p w14:paraId="0A767B26" w14:textId="77777777" w:rsidR="00E27489" w:rsidRPr="00E27489" w:rsidRDefault="00E27489" w:rsidP="00E27489">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1FBF59D7" w14:textId="77777777" w:rsidR="00E27489" w:rsidRDefault="008A1A27" w:rsidP="00E27489">
            <w:pPr>
              <w:spacing w:after="0" w:line="240" w:lineRule="auto"/>
              <w:rPr>
                <w:rFonts w:ascii="Calibri" w:eastAsia="Times New Roman" w:hAnsi="Calibri" w:cs="Calibri"/>
                <w:color w:val="000000"/>
              </w:rPr>
            </w:pPr>
            <w:r>
              <w:rPr>
                <w:rFonts w:ascii="Calibri" w:eastAsia="Times New Roman" w:hAnsi="Calibri" w:cs="Calibri"/>
                <w:color w:val="000000"/>
              </w:rPr>
              <w:t>Explanations for the lack of recruitment evidence in past sampling remain uncertain, and therefore, a wide range of detection probabilities is possible.</w:t>
            </w:r>
          </w:p>
          <w:p w14:paraId="7E5F219D" w14:textId="3656170F" w:rsidR="008A1A27" w:rsidRPr="00E27489" w:rsidRDefault="008A1A27" w:rsidP="00E27489">
            <w:pPr>
              <w:spacing w:after="0" w:line="240" w:lineRule="auto"/>
              <w:rPr>
                <w:rFonts w:ascii="Calibri" w:eastAsia="Times New Roman" w:hAnsi="Calibri" w:cs="Calibri"/>
                <w:color w:val="000000"/>
              </w:rPr>
            </w:pPr>
          </w:p>
        </w:tc>
      </w:tr>
      <w:tr w:rsidR="00E27489" w:rsidRPr="00E27489" w14:paraId="1DFBD26D" w14:textId="77777777" w:rsidTr="0003256A">
        <w:trPr>
          <w:trHeight w:val="1200"/>
        </w:trPr>
        <w:tc>
          <w:tcPr>
            <w:tcW w:w="833" w:type="pct"/>
            <w:tcBorders>
              <w:top w:val="nil"/>
              <w:left w:val="nil"/>
              <w:bottom w:val="nil"/>
              <w:right w:val="nil"/>
            </w:tcBorders>
            <w:shd w:val="clear" w:color="auto" w:fill="auto"/>
            <w:noWrap/>
            <w:vAlign w:val="center"/>
            <w:hideMark/>
          </w:tcPr>
          <w:p w14:paraId="772241F1"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0.06 to 0.08</w:t>
            </w:r>
          </w:p>
        </w:tc>
        <w:tc>
          <w:tcPr>
            <w:tcW w:w="2361" w:type="pct"/>
            <w:tcBorders>
              <w:top w:val="nil"/>
              <w:left w:val="nil"/>
              <w:bottom w:val="nil"/>
              <w:right w:val="nil"/>
            </w:tcBorders>
            <w:shd w:val="clear" w:color="auto" w:fill="auto"/>
            <w:vAlign w:val="center"/>
            <w:hideMark/>
          </w:tcPr>
          <w:p w14:paraId="7848A519"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average detection probability of a single otter trawl (OT04) deployment, given the bend is occupied by a recruit, is greater than or equal to 0.06 but less than 0.08 (2 out of 25).</w:t>
            </w:r>
          </w:p>
        </w:tc>
        <w:tc>
          <w:tcPr>
            <w:tcW w:w="105" w:type="pct"/>
            <w:tcBorders>
              <w:top w:val="nil"/>
              <w:left w:val="nil"/>
              <w:bottom w:val="nil"/>
              <w:right w:val="nil"/>
            </w:tcBorders>
            <w:shd w:val="clear" w:color="auto" w:fill="auto"/>
            <w:noWrap/>
            <w:vAlign w:val="bottom"/>
            <w:hideMark/>
          </w:tcPr>
          <w:p w14:paraId="15F29550" w14:textId="77777777" w:rsidR="00E27489" w:rsidRPr="00E27489" w:rsidRDefault="00E27489" w:rsidP="00E27489">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421F7992" w14:textId="77777777" w:rsidR="00E27489" w:rsidRDefault="008A1A27" w:rsidP="00E27489">
            <w:pPr>
              <w:spacing w:after="0" w:line="240" w:lineRule="auto"/>
              <w:rPr>
                <w:rFonts w:ascii="Calibri" w:eastAsia="Times New Roman" w:hAnsi="Calibri" w:cs="Calibri"/>
                <w:color w:val="000000"/>
              </w:rPr>
            </w:pPr>
            <w:r>
              <w:rPr>
                <w:rFonts w:ascii="Calibri" w:eastAsia="Times New Roman" w:hAnsi="Calibri" w:cs="Calibri"/>
                <w:color w:val="000000"/>
              </w:rPr>
              <w:t>Explanations for the lack of recruitment evidence in past sampling remain uncertain, and therefore, a wide range of detection probabilities is possible.</w:t>
            </w:r>
          </w:p>
          <w:p w14:paraId="1656E0D4" w14:textId="0AE65A36" w:rsidR="008A1A27" w:rsidRPr="00E27489" w:rsidRDefault="008A1A27" w:rsidP="00E27489">
            <w:pPr>
              <w:spacing w:after="0" w:line="240" w:lineRule="auto"/>
              <w:rPr>
                <w:rFonts w:ascii="Calibri" w:eastAsia="Times New Roman" w:hAnsi="Calibri" w:cs="Calibri"/>
                <w:color w:val="000000"/>
              </w:rPr>
            </w:pPr>
          </w:p>
        </w:tc>
      </w:tr>
      <w:tr w:rsidR="00E27489" w:rsidRPr="00E27489" w14:paraId="4DC8BE61" w14:textId="77777777" w:rsidTr="0003256A">
        <w:trPr>
          <w:trHeight w:val="1200"/>
        </w:trPr>
        <w:tc>
          <w:tcPr>
            <w:tcW w:w="833" w:type="pct"/>
            <w:tcBorders>
              <w:top w:val="nil"/>
              <w:left w:val="nil"/>
              <w:bottom w:val="nil"/>
              <w:right w:val="nil"/>
            </w:tcBorders>
            <w:shd w:val="clear" w:color="auto" w:fill="auto"/>
            <w:noWrap/>
            <w:vAlign w:val="center"/>
            <w:hideMark/>
          </w:tcPr>
          <w:p w14:paraId="60C455EB"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0.08 to 0.1</w:t>
            </w:r>
          </w:p>
        </w:tc>
        <w:tc>
          <w:tcPr>
            <w:tcW w:w="2361" w:type="pct"/>
            <w:tcBorders>
              <w:top w:val="nil"/>
              <w:left w:val="nil"/>
              <w:bottom w:val="nil"/>
              <w:right w:val="nil"/>
            </w:tcBorders>
            <w:shd w:val="clear" w:color="auto" w:fill="auto"/>
            <w:vAlign w:val="center"/>
            <w:hideMark/>
          </w:tcPr>
          <w:p w14:paraId="67210CA8"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average detection probability of a single otter trawl (OT04) deployment, given the bend is occupied by a recruit, is greater than or equal to 0.08 but less than 0.1 (1 out of 10).</w:t>
            </w:r>
          </w:p>
        </w:tc>
        <w:tc>
          <w:tcPr>
            <w:tcW w:w="105" w:type="pct"/>
            <w:tcBorders>
              <w:top w:val="nil"/>
              <w:left w:val="nil"/>
              <w:bottom w:val="nil"/>
              <w:right w:val="nil"/>
            </w:tcBorders>
            <w:shd w:val="clear" w:color="auto" w:fill="auto"/>
            <w:noWrap/>
            <w:vAlign w:val="bottom"/>
            <w:hideMark/>
          </w:tcPr>
          <w:p w14:paraId="79EF85A2" w14:textId="77777777" w:rsidR="00E27489" w:rsidRPr="00E27489" w:rsidRDefault="00E27489" w:rsidP="00E27489">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74E69AAC" w14:textId="0726F09B" w:rsidR="00E27489" w:rsidRPr="00E27489" w:rsidRDefault="008A1A27" w:rsidP="00E27489">
            <w:pPr>
              <w:spacing w:after="0" w:line="240" w:lineRule="auto"/>
              <w:rPr>
                <w:rFonts w:ascii="Calibri" w:eastAsia="Times New Roman" w:hAnsi="Calibri" w:cs="Calibri"/>
                <w:color w:val="000000"/>
              </w:rPr>
            </w:pPr>
            <w:commentRangeStart w:id="176"/>
            <w:commentRangeStart w:id="177"/>
            <w:r>
              <w:rPr>
                <w:rFonts w:ascii="Calibri" w:eastAsia="Times New Roman" w:hAnsi="Calibri" w:cs="Calibri"/>
                <w:color w:val="000000"/>
              </w:rPr>
              <w:t>Detection probability could be higher</w:t>
            </w:r>
            <w:commentRangeEnd w:id="176"/>
            <w:r>
              <w:rPr>
                <w:rStyle w:val="CommentReference"/>
              </w:rPr>
              <w:commentReference w:id="176"/>
            </w:r>
            <w:commentRangeEnd w:id="177"/>
            <w:r w:rsidR="0055239B">
              <w:rPr>
                <w:rStyle w:val="CommentReference"/>
              </w:rPr>
              <w:commentReference w:id="177"/>
            </w:r>
            <w:r>
              <w:rPr>
                <w:rFonts w:ascii="Calibri" w:eastAsia="Times New Roman" w:hAnsi="Calibri" w:cs="Calibri"/>
                <w:color w:val="000000"/>
              </w:rPr>
              <w:t xml:space="preserve"> with the lack of recruitment evidence found in past sampling due to other causes (e.g., very low recruitment level).</w:t>
            </w:r>
          </w:p>
        </w:tc>
      </w:tr>
    </w:tbl>
    <w:p w14:paraId="4AE4034B" w14:textId="293C7FDB" w:rsidR="00E27489" w:rsidRDefault="00E27489" w:rsidP="00DF6235">
      <w:pPr>
        <w:spacing w:after="0"/>
        <w:rPr>
          <w:rFonts w:ascii="Times New Roman" w:hAnsi="Times New Roman" w:cs="Times New Roman"/>
        </w:rPr>
      </w:pPr>
    </w:p>
    <w:p w14:paraId="1101CEA0" w14:textId="0D609058" w:rsidR="00E27489" w:rsidRDefault="00E27489" w:rsidP="00DF6235">
      <w:pPr>
        <w:spacing w:after="0"/>
        <w:rPr>
          <w:rFonts w:ascii="Times New Roman" w:hAnsi="Times New Roman" w:cs="Times New Roman"/>
        </w:rPr>
      </w:pPr>
    </w:p>
    <w:p w14:paraId="4C8E26A2" w14:textId="046CE434" w:rsidR="00E27489" w:rsidRDefault="00E27489" w:rsidP="00DF6235">
      <w:pPr>
        <w:spacing w:after="0"/>
        <w:rPr>
          <w:rFonts w:ascii="Times New Roman" w:hAnsi="Times New Roman" w:cs="Times New Roman"/>
        </w:rPr>
      </w:pPr>
    </w:p>
    <w:p w14:paraId="607B6014" w14:textId="7821BA27" w:rsidR="00E27489" w:rsidRDefault="00E27489" w:rsidP="00E27489">
      <w:pPr>
        <w:pageBreakBefore/>
        <w:spacing w:after="0"/>
        <w:rPr>
          <w:rFonts w:ascii="Times New Roman" w:hAnsi="Times New Roman" w:cs="Times New Roman"/>
        </w:rPr>
      </w:pPr>
    </w:p>
    <w:p w14:paraId="40EF50AC" w14:textId="5867C43B" w:rsidR="00E27489" w:rsidRDefault="00E27489" w:rsidP="00DF6235">
      <w:pPr>
        <w:spacing w:after="0"/>
        <w:rPr>
          <w:rFonts w:ascii="Times New Roman" w:hAnsi="Times New Roman" w:cs="Times New Roman"/>
        </w:rPr>
      </w:pPr>
      <w:r>
        <w:rPr>
          <w:rFonts w:ascii="Times New Roman" w:hAnsi="Times New Roman" w:cs="Times New Roman"/>
        </w:rPr>
        <w:t>Table 7.</w:t>
      </w:r>
      <w:r w:rsidR="00323067">
        <w:rPr>
          <w:rFonts w:ascii="Times New Roman" w:hAnsi="Times New Roman" w:cs="Times New Roman"/>
        </w:rPr>
        <w:t xml:space="preserve">  Description of the states of the Probability of Detecting a Recruit nature node.</w:t>
      </w:r>
    </w:p>
    <w:tbl>
      <w:tblPr>
        <w:tblW w:w="5000" w:type="pct"/>
        <w:tblLook w:val="04A0" w:firstRow="1" w:lastRow="0" w:firstColumn="1" w:lastColumn="0" w:noHBand="0" w:noVBand="1"/>
      </w:tblPr>
      <w:tblGrid>
        <w:gridCol w:w="1799"/>
        <w:gridCol w:w="5941"/>
        <w:gridCol w:w="360"/>
        <w:gridCol w:w="4860"/>
      </w:tblGrid>
      <w:tr w:rsidR="00E27489" w:rsidRPr="00E27489" w14:paraId="5286B5A0"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296CEB2C" w14:textId="77777777" w:rsidR="00E27489" w:rsidRPr="00E27489" w:rsidRDefault="00E27489" w:rsidP="00E27489">
            <w:pPr>
              <w:spacing w:after="0" w:line="240" w:lineRule="auto"/>
              <w:jc w:val="center"/>
              <w:rPr>
                <w:rFonts w:ascii="Calibri" w:eastAsia="Times New Roman" w:hAnsi="Calibri" w:cs="Calibri"/>
                <w:b/>
                <w:bCs/>
                <w:i/>
                <w:iCs/>
                <w:color w:val="000000"/>
                <w:sz w:val="24"/>
                <w:szCs w:val="24"/>
              </w:rPr>
            </w:pPr>
            <w:r w:rsidRPr="00E27489">
              <w:rPr>
                <w:rFonts w:ascii="Calibri" w:eastAsia="Times New Roman" w:hAnsi="Calibri" w:cs="Calibri"/>
                <w:b/>
                <w:bCs/>
                <w:i/>
                <w:iCs/>
                <w:color w:val="000000"/>
                <w:sz w:val="24"/>
                <w:szCs w:val="24"/>
              </w:rPr>
              <w:t>Probability of Detecting a Recruit</w:t>
            </w:r>
          </w:p>
        </w:tc>
      </w:tr>
      <w:tr w:rsidR="00E27489" w:rsidRPr="00E27489" w14:paraId="1EEF5D4F" w14:textId="77777777" w:rsidTr="0003256A">
        <w:trPr>
          <w:trHeight w:val="300"/>
        </w:trPr>
        <w:tc>
          <w:tcPr>
            <w:tcW w:w="694" w:type="pct"/>
            <w:tcBorders>
              <w:top w:val="nil"/>
              <w:left w:val="nil"/>
              <w:bottom w:val="single" w:sz="4" w:space="0" w:color="auto"/>
              <w:right w:val="nil"/>
            </w:tcBorders>
            <w:shd w:val="clear" w:color="auto" w:fill="auto"/>
            <w:noWrap/>
            <w:vAlign w:val="bottom"/>
            <w:hideMark/>
          </w:tcPr>
          <w:p w14:paraId="14F28F46"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States</w:t>
            </w:r>
          </w:p>
        </w:tc>
        <w:tc>
          <w:tcPr>
            <w:tcW w:w="2292" w:type="pct"/>
            <w:tcBorders>
              <w:top w:val="nil"/>
              <w:left w:val="nil"/>
              <w:bottom w:val="single" w:sz="4" w:space="0" w:color="auto"/>
              <w:right w:val="nil"/>
            </w:tcBorders>
            <w:shd w:val="clear" w:color="auto" w:fill="auto"/>
            <w:noWrap/>
            <w:vAlign w:val="bottom"/>
            <w:hideMark/>
          </w:tcPr>
          <w:p w14:paraId="386F233B"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Definitions</w:t>
            </w:r>
          </w:p>
        </w:tc>
        <w:tc>
          <w:tcPr>
            <w:tcW w:w="139" w:type="pct"/>
            <w:tcBorders>
              <w:top w:val="nil"/>
              <w:left w:val="nil"/>
              <w:bottom w:val="single" w:sz="4" w:space="0" w:color="auto"/>
              <w:right w:val="nil"/>
            </w:tcBorders>
            <w:shd w:val="clear" w:color="auto" w:fill="auto"/>
            <w:noWrap/>
            <w:vAlign w:val="bottom"/>
            <w:hideMark/>
          </w:tcPr>
          <w:p w14:paraId="1AA76E1F"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 </w:t>
            </w:r>
          </w:p>
        </w:tc>
        <w:tc>
          <w:tcPr>
            <w:tcW w:w="1875" w:type="pct"/>
            <w:tcBorders>
              <w:top w:val="nil"/>
              <w:left w:val="nil"/>
              <w:bottom w:val="single" w:sz="4" w:space="0" w:color="auto"/>
              <w:right w:val="nil"/>
            </w:tcBorders>
            <w:shd w:val="clear" w:color="auto" w:fill="auto"/>
            <w:noWrap/>
            <w:vAlign w:val="bottom"/>
            <w:hideMark/>
          </w:tcPr>
          <w:p w14:paraId="24384D04"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Justifications</w:t>
            </w:r>
          </w:p>
        </w:tc>
      </w:tr>
      <w:tr w:rsidR="00E27489" w:rsidRPr="00E27489" w14:paraId="6AA00526" w14:textId="77777777" w:rsidTr="00845387">
        <w:trPr>
          <w:trHeight w:val="1151"/>
        </w:trPr>
        <w:tc>
          <w:tcPr>
            <w:tcW w:w="694" w:type="pct"/>
            <w:tcBorders>
              <w:top w:val="nil"/>
              <w:left w:val="nil"/>
              <w:bottom w:val="nil"/>
              <w:right w:val="nil"/>
            </w:tcBorders>
            <w:shd w:val="clear" w:color="auto" w:fill="auto"/>
            <w:noWrap/>
            <w:vAlign w:val="center"/>
            <w:hideMark/>
          </w:tcPr>
          <w:p w14:paraId="5FDB64C8"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w:t>
            </w:r>
          </w:p>
        </w:tc>
        <w:tc>
          <w:tcPr>
            <w:tcW w:w="2292" w:type="pct"/>
            <w:tcBorders>
              <w:top w:val="nil"/>
              <w:left w:val="nil"/>
              <w:bottom w:val="nil"/>
              <w:right w:val="nil"/>
            </w:tcBorders>
            <w:shd w:val="clear" w:color="auto" w:fill="auto"/>
            <w:vAlign w:val="center"/>
            <w:hideMark/>
          </w:tcPr>
          <w:p w14:paraId="7EB638A0"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A recruit will never be detected, even when recruitment occurs.</w:t>
            </w:r>
          </w:p>
        </w:tc>
        <w:tc>
          <w:tcPr>
            <w:tcW w:w="139" w:type="pct"/>
            <w:tcBorders>
              <w:top w:val="nil"/>
              <w:left w:val="nil"/>
              <w:bottom w:val="nil"/>
              <w:right w:val="nil"/>
            </w:tcBorders>
            <w:shd w:val="clear" w:color="auto" w:fill="auto"/>
            <w:vAlign w:val="center"/>
            <w:hideMark/>
          </w:tcPr>
          <w:p w14:paraId="2FA74883"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7F9A75DF" w14:textId="1C629CDA" w:rsidR="00E27489" w:rsidRDefault="00E825FB" w:rsidP="00E27489">
            <w:pPr>
              <w:spacing w:after="0" w:line="240" w:lineRule="auto"/>
              <w:rPr>
                <w:rFonts w:ascii="Calibri" w:eastAsia="Times New Roman" w:hAnsi="Calibri" w:cs="Calibri"/>
                <w:color w:val="000000"/>
              </w:rPr>
            </w:pPr>
            <w:r>
              <w:rPr>
                <w:rFonts w:ascii="Calibri" w:eastAsia="Times New Roman" w:hAnsi="Calibri" w:cs="Calibri"/>
                <w:color w:val="000000"/>
              </w:rPr>
              <w:t>If all recruits are intercepted outside of the basin or the no recruitment-detection trawls are used, then no recruits will be detected.</w:t>
            </w:r>
          </w:p>
          <w:p w14:paraId="3F95A321" w14:textId="452A375B" w:rsidR="00E825FB" w:rsidRPr="00E27489" w:rsidRDefault="00E825FB" w:rsidP="00E27489">
            <w:pPr>
              <w:spacing w:after="0" w:line="240" w:lineRule="auto"/>
              <w:rPr>
                <w:rFonts w:ascii="Calibri" w:eastAsia="Times New Roman" w:hAnsi="Calibri" w:cs="Calibri"/>
                <w:color w:val="000000"/>
              </w:rPr>
            </w:pPr>
          </w:p>
        </w:tc>
      </w:tr>
      <w:tr w:rsidR="00E27489" w:rsidRPr="00E27489" w14:paraId="1A0C5D5F" w14:textId="77777777" w:rsidTr="0003256A">
        <w:trPr>
          <w:trHeight w:val="900"/>
        </w:trPr>
        <w:tc>
          <w:tcPr>
            <w:tcW w:w="694" w:type="pct"/>
            <w:tcBorders>
              <w:top w:val="nil"/>
              <w:left w:val="nil"/>
              <w:bottom w:val="nil"/>
              <w:right w:val="nil"/>
            </w:tcBorders>
            <w:shd w:val="clear" w:color="auto" w:fill="auto"/>
            <w:noWrap/>
            <w:vAlign w:val="center"/>
            <w:hideMark/>
          </w:tcPr>
          <w:p w14:paraId="17F26CAE"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 to 0.1</w:t>
            </w:r>
          </w:p>
        </w:tc>
        <w:tc>
          <w:tcPr>
            <w:tcW w:w="2292" w:type="pct"/>
            <w:tcBorders>
              <w:top w:val="nil"/>
              <w:left w:val="nil"/>
              <w:bottom w:val="nil"/>
              <w:right w:val="nil"/>
            </w:tcBorders>
            <w:shd w:val="clear" w:color="auto" w:fill="auto"/>
            <w:vAlign w:val="center"/>
            <w:hideMark/>
          </w:tcPr>
          <w:p w14:paraId="4A401BF0"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but only 10% of the time or less.</w:t>
            </w:r>
          </w:p>
        </w:tc>
        <w:tc>
          <w:tcPr>
            <w:tcW w:w="139" w:type="pct"/>
            <w:tcBorders>
              <w:top w:val="nil"/>
              <w:left w:val="nil"/>
              <w:bottom w:val="nil"/>
              <w:right w:val="nil"/>
            </w:tcBorders>
            <w:shd w:val="clear" w:color="auto" w:fill="auto"/>
            <w:vAlign w:val="center"/>
            <w:hideMark/>
          </w:tcPr>
          <w:p w14:paraId="187CA007"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5F4F84D5" w14:textId="77777777" w:rsidR="00E27489" w:rsidRDefault="00E825FB"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p w14:paraId="0013FE38" w14:textId="22097162" w:rsidR="00E825FB" w:rsidRPr="00E27489" w:rsidRDefault="00E825FB" w:rsidP="00E27489">
            <w:pPr>
              <w:spacing w:after="0" w:line="240" w:lineRule="auto"/>
              <w:rPr>
                <w:rFonts w:ascii="Calibri" w:eastAsia="Times New Roman" w:hAnsi="Calibri" w:cs="Calibri"/>
                <w:color w:val="000000"/>
              </w:rPr>
            </w:pPr>
          </w:p>
        </w:tc>
      </w:tr>
      <w:tr w:rsidR="00E27489" w:rsidRPr="00E27489" w14:paraId="5190D555" w14:textId="77777777" w:rsidTr="0003256A">
        <w:trPr>
          <w:trHeight w:val="900"/>
        </w:trPr>
        <w:tc>
          <w:tcPr>
            <w:tcW w:w="694" w:type="pct"/>
            <w:tcBorders>
              <w:top w:val="nil"/>
              <w:left w:val="nil"/>
              <w:bottom w:val="nil"/>
              <w:right w:val="nil"/>
            </w:tcBorders>
            <w:shd w:val="clear" w:color="auto" w:fill="auto"/>
            <w:noWrap/>
            <w:vAlign w:val="center"/>
            <w:hideMark/>
          </w:tcPr>
          <w:p w14:paraId="6766D3BC"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0.1 to 0.2</w:t>
            </w:r>
          </w:p>
        </w:tc>
        <w:tc>
          <w:tcPr>
            <w:tcW w:w="2292" w:type="pct"/>
            <w:tcBorders>
              <w:top w:val="nil"/>
              <w:left w:val="nil"/>
              <w:bottom w:val="nil"/>
              <w:right w:val="nil"/>
            </w:tcBorders>
            <w:shd w:val="clear" w:color="auto" w:fill="auto"/>
            <w:vAlign w:val="center"/>
            <w:hideMark/>
          </w:tcPr>
          <w:p w14:paraId="6ED5D311"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10% of the time but less than 20% of the time.</w:t>
            </w:r>
          </w:p>
        </w:tc>
        <w:tc>
          <w:tcPr>
            <w:tcW w:w="139" w:type="pct"/>
            <w:tcBorders>
              <w:top w:val="nil"/>
              <w:left w:val="nil"/>
              <w:bottom w:val="nil"/>
              <w:right w:val="nil"/>
            </w:tcBorders>
            <w:shd w:val="clear" w:color="auto" w:fill="auto"/>
            <w:noWrap/>
            <w:vAlign w:val="bottom"/>
            <w:hideMark/>
          </w:tcPr>
          <w:p w14:paraId="1C0F1FE6"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0B47839D" w14:textId="04DD404B" w:rsidR="00E27489" w:rsidRPr="00E27489" w:rsidRDefault="00E825FB" w:rsidP="00E27489">
            <w:pPr>
              <w:spacing w:after="0" w:line="240" w:lineRule="auto"/>
              <w:rPr>
                <w:rFonts w:ascii="Calibri" w:eastAsia="Times New Roman" w:hAnsi="Calibri" w:cs="Calibri"/>
                <w:color w:val="000000"/>
              </w:rPr>
            </w:pPr>
            <w:commentRangeStart w:id="178"/>
            <w:r>
              <w:rPr>
                <w:rFonts w:ascii="Calibri" w:eastAsia="Times New Roman" w:hAnsi="Calibri" w:cs="Calibri"/>
                <w:color w:val="000000"/>
              </w:rPr>
              <w:t>All probabilities of detecting a recruit are possible when taking into account the range of uncertainties surrounding recruitment.</w:t>
            </w:r>
            <w:commentRangeEnd w:id="178"/>
            <w:r w:rsidR="005D7377">
              <w:rPr>
                <w:rStyle w:val="CommentReference"/>
              </w:rPr>
              <w:commentReference w:id="178"/>
            </w:r>
          </w:p>
        </w:tc>
      </w:tr>
      <w:tr w:rsidR="00E27489" w:rsidRPr="00E27489" w14:paraId="50B37382" w14:textId="77777777" w:rsidTr="0003256A">
        <w:trPr>
          <w:trHeight w:val="900"/>
        </w:trPr>
        <w:tc>
          <w:tcPr>
            <w:tcW w:w="694" w:type="pct"/>
            <w:tcBorders>
              <w:top w:val="nil"/>
              <w:left w:val="nil"/>
              <w:bottom w:val="nil"/>
              <w:right w:val="nil"/>
            </w:tcBorders>
            <w:shd w:val="clear" w:color="auto" w:fill="auto"/>
            <w:noWrap/>
            <w:vAlign w:val="center"/>
            <w:hideMark/>
          </w:tcPr>
          <w:p w14:paraId="3C54F9AB"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0.2 to 0.3</w:t>
            </w:r>
          </w:p>
        </w:tc>
        <w:tc>
          <w:tcPr>
            <w:tcW w:w="2292" w:type="pct"/>
            <w:tcBorders>
              <w:top w:val="nil"/>
              <w:left w:val="nil"/>
              <w:bottom w:val="nil"/>
              <w:right w:val="nil"/>
            </w:tcBorders>
            <w:shd w:val="clear" w:color="auto" w:fill="auto"/>
            <w:vAlign w:val="center"/>
            <w:hideMark/>
          </w:tcPr>
          <w:p w14:paraId="22FADC28"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20% of the time but less than 30% of the time.</w:t>
            </w:r>
          </w:p>
        </w:tc>
        <w:tc>
          <w:tcPr>
            <w:tcW w:w="139" w:type="pct"/>
            <w:tcBorders>
              <w:top w:val="nil"/>
              <w:left w:val="nil"/>
              <w:bottom w:val="nil"/>
              <w:right w:val="nil"/>
            </w:tcBorders>
            <w:shd w:val="clear" w:color="auto" w:fill="auto"/>
            <w:noWrap/>
            <w:vAlign w:val="bottom"/>
            <w:hideMark/>
          </w:tcPr>
          <w:p w14:paraId="0CDCA581"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260EE44B" w14:textId="77777777" w:rsidR="00E825FB" w:rsidRDefault="00E825FB" w:rsidP="00E27489">
            <w:pPr>
              <w:spacing w:after="0" w:line="240" w:lineRule="auto"/>
              <w:rPr>
                <w:rFonts w:ascii="Calibri" w:eastAsia="Times New Roman" w:hAnsi="Calibri" w:cs="Calibri"/>
                <w:color w:val="000000"/>
              </w:rPr>
            </w:pPr>
          </w:p>
          <w:p w14:paraId="7ECFE43C" w14:textId="77777777" w:rsidR="00E27489" w:rsidRDefault="00E825FB"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p w14:paraId="07C5F778" w14:textId="2458D429" w:rsidR="00E825FB" w:rsidRPr="00E27489" w:rsidRDefault="00E825FB" w:rsidP="00E27489">
            <w:pPr>
              <w:spacing w:after="0" w:line="240" w:lineRule="auto"/>
              <w:rPr>
                <w:rFonts w:ascii="Calibri" w:eastAsia="Times New Roman" w:hAnsi="Calibri" w:cs="Calibri"/>
                <w:color w:val="000000"/>
              </w:rPr>
            </w:pPr>
          </w:p>
        </w:tc>
      </w:tr>
      <w:tr w:rsidR="00E27489" w:rsidRPr="00E27489" w14:paraId="21F10DB3" w14:textId="77777777" w:rsidTr="0003256A">
        <w:trPr>
          <w:trHeight w:val="900"/>
        </w:trPr>
        <w:tc>
          <w:tcPr>
            <w:tcW w:w="694" w:type="pct"/>
            <w:tcBorders>
              <w:top w:val="nil"/>
              <w:left w:val="nil"/>
              <w:bottom w:val="nil"/>
              <w:right w:val="nil"/>
            </w:tcBorders>
            <w:shd w:val="clear" w:color="auto" w:fill="auto"/>
            <w:noWrap/>
            <w:vAlign w:val="center"/>
            <w:hideMark/>
          </w:tcPr>
          <w:p w14:paraId="0F6335EB"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0.3 to 0.4</w:t>
            </w:r>
          </w:p>
        </w:tc>
        <w:tc>
          <w:tcPr>
            <w:tcW w:w="2292" w:type="pct"/>
            <w:tcBorders>
              <w:top w:val="nil"/>
              <w:left w:val="nil"/>
              <w:bottom w:val="nil"/>
              <w:right w:val="nil"/>
            </w:tcBorders>
            <w:shd w:val="clear" w:color="auto" w:fill="auto"/>
            <w:vAlign w:val="center"/>
            <w:hideMark/>
          </w:tcPr>
          <w:p w14:paraId="6C183D3A"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30% of the time but less than 40% of the time.</w:t>
            </w:r>
          </w:p>
        </w:tc>
        <w:tc>
          <w:tcPr>
            <w:tcW w:w="139" w:type="pct"/>
            <w:tcBorders>
              <w:top w:val="nil"/>
              <w:left w:val="nil"/>
              <w:bottom w:val="nil"/>
              <w:right w:val="nil"/>
            </w:tcBorders>
            <w:shd w:val="clear" w:color="auto" w:fill="auto"/>
            <w:noWrap/>
            <w:vAlign w:val="bottom"/>
            <w:hideMark/>
          </w:tcPr>
          <w:p w14:paraId="78F1D77F"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70E52609" w14:textId="7ABD84F6" w:rsidR="00E27489" w:rsidRPr="00E27489" w:rsidRDefault="00E825FB"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tc>
      </w:tr>
      <w:tr w:rsidR="00E27489" w:rsidRPr="00E27489" w14:paraId="2D0F4B94" w14:textId="77777777" w:rsidTr="0003256A">
        <w:trPr>
          <w:trHeight w:val="900"/>
        </w:trPr>
        <w:tc>
          <w:tcPr>
            <w:tcW w:w="694" w:type="pct"/>
            <w:tcBorders>
              <w:top w:val="nil"/>
              <w:left w:val="nil"/>
              <w:bottom w:val="nil"/>
              <w:right w:val="nil"/>
            </w:tcBorders>
            <w:shd w:val="clear" w:color="auto" w:fill="auto"/>
            <w:noWrap/>
            <w:vAlign w:val="center"/>
            <w:hideMark/>
          </w:tcPr>
          <w:p w14:paraId="37A74B31"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0.4 to 0.5</w:t>
            </w:r>
          </w:p>
        </w:tc>
        <w:tc>
          <w:tcPr>
            <w:tcW w:w="2292" w:type="pct"/>
            <w:tcBorders>
              <w:top w:val="nil"/>
              <w:left w:val="nil"/>
              <w:bottom w:val="nil"/>
              <w:right w:val="nil"/>
            </w:tcBorders>
            <w:shd w:val="clear" w:color="auto" w:fill="auto"/>
            <w:vAlign w:val="center"/>
            <w:hideMark/>
          </w:tcPr>
          <w:p w14:paraId="27FC755D"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40% of the time but less than 50% of the time.</w:t>
            </w:r>
          </w:p>
        </w:tc>
        <w:tc>
          <w:tcPr>
            <w:tcW w:w="139" w:type="pct"/>
            <w:tcBorders>
              <w:top w:val="nil"/>
              <w:left w:val="nil"/>
              <w:bottom w:val="nil"/>
              <w:right w:val="nil"/>
            </w:tcBorders>
            <w:shd w:val="clear" w:color="auto" w:fill="auto"/>
            <w:noWrap/>
            <w:vAlign w:val="bottom"/>
            <w:hideMark/>
          </w:tcPr>
          <w:p w14:paraId="1B2F2D1B"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5D7D250F" w14:textId="77777777" w:rsidR="00E825FB" w:rsidRDefault="00E825FB" w:rsidP="00E27489">
            <w:pPr>
              <w:spacing w:after="0" w:line="240" w:lineRule="auto"/>
              <w:rPr>
                <w:rFonts w:ascii="Calibri" w:eastAsia="Times New Roman" w:hAnsi="Calibri" w:cs="Calibri"/>
                <w:color w:val="000000"/>
              </w:rPr>
            </w:pPr>
          </w:p>
          <w:p w14:paraId="135030E5" w14:textId="77777777" w:rsidR="00E27489" w:rsidRDefault="00E825FB"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p w14:paraId="7BE220BF" w14:textId="2503869E" w:rsidR="00E825FB" w:rsidRPr="00E27489" w:rsidRDefault="00E825FB" w:rsidP="00E27489">
            <w:pPr>
              <w:spacing w:after="0" w:line="240" w:lineRule="auto"/>
              <w:rPr>
                <w:rFonts w:ascii="Calibri" w:eastAsia="Times New Roman" w:hAnsi="Calibri" w:cs="Calibri"/>
                <w:color w:val="000000"/>
              </w:rPr>
            </w:pPr>
          </w:p>
        </w:tc>
      </w:tr>
      <w:tr w:rsidR="00E27489" w:rsidRPr="00E27489" w14:paraId="1D596033" w14:textId="77777777" w:rsidTr="0003256A">
        <w:trPr>
          <w:trHeight w:val="900"/>
        </w:trPr>
        <w:tc>
          <w:tcPr>
            <w:tcW w:w="694" w:type="pct"/>
            <w:tcBorders>
              <w:top w:val="nil"/>
              <w:left w:val="nil"/>
              <w:bottom w:val="nil"/>
              <w:right w:val="nil"/>
            </w:tcBorders>
            <w:shd w:val="clear" w:color="auto" w:fill="auto"/>
            <w:noWrap/>
            <w:vAlign w:val="center"/>
            <w:hideMark/>
          </w:tcPr>
          <w:p w14:paraId="3ED340E9"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0.5 to 0.6</w:t>
            </w:r>
          </w:p>
        </w:tc>
        <w:tc>
          <w:tcPr>
            <w:tcW w:w="2292" w:type="pct"/>
            <w:tcBorders>
              <w:top w:val="nil"/>
              <w:left w:val="nil"/>
              <w:bottom w:val="nil"/>
              <w:right w:val="nil"/>
            </w:tcBorders>
            <w:shd w:val="clear" w:color="auto" w:fill="auto"/>
            <w:vAlign w:val="center"/>
            <w:hideMark/>
          </w:tcPr>
          <w:p w14:paraId="496E03CF"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50% of the time but less than 60% of the time.</w:t>
            </w:r>
          </w:p>
        </w:tc>
        <w:tc>
          <w:tcPr>
            <w:tcW w:w="139" w:type="pct"/>
            <w:tcBorders>
              <w:top w:val="nil"/>
              <w:left w:val="nil"/>
              <w:bottom w:val="nil"/>
              <w:right w:val="nil"/>
            </w:tcBorders>
            <w:shd w:val="clear" w:color="auto" w:fill="auto"/>
            <w:noWrap/>
            <w:vAlign w:val="bottom"/>
            <w:hideMark/>
          </w:tcPr>
          <w:p w14:paraId="1C94FBE3"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1A8FE538" w14:textId="023182CD" w:rsidR="00E27489" w:rsidRPr="00E27489" w:rsidRDefault="00E825FB"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tc>
      </w:tr>
      <w:tr w:rsidR="00E27489" w:rsidRPr="00E27489" w14:paraId="27DC223B" w14:textId="77777777" w:rsidTr="0003256A">
        <w:trPr>
          <w:trHeight w:val="900"/>
        </w:trPr>
        <w:tc>
          <w:tcPr>
            <w:tcW w:w="694" w:type="pct"/>
            <w:tcBorders>
              <w:top w:val="nil"/>
              <w:left w:val="nil"/>
              <w:bottom w:val="nil"/>
              <w:right w:val="nil"/>
            </w:tcBorders>
            <w:shd w:val="clear" w:color="auto" w:fill="auto"/>
            <w:noWrap/>
            <w:vAlign w:val="center"/>
            <w:hideMark/>
          </w:tcPr>
          <w:p w14:paraId="08CC499D"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lastRenderedPageBreak/>
              <w:t>0.6 to 0.7</w:t>
            </w:r>
          </w:p>
        </w:tc>
        <w:tc>
          <w:tcPr>
            <w:tcW w:w="2292" w:type="pct"/>
            <w:tcBorders>
              <w:top w:val="nil"/>
              <w:left w:val="nil"/>
              <w:bottom w:val="nil"/>
              <w:right w:val="nil"/>
            </w:tcBorders>
            <w:shd w:val="clear" w:color="auto" w:fill="auto"/>
            <w:vAlign w:val="center"/>
            <w:hideMark/>
          </w:tcPr>
          <w:p w14:paraId="2030D1A5"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60% of the time but less than 70% of the time.</w:t>
            </w:r>
          </w:p>
        </w:tc>
        <w:tc>
          <w:tcPr>
            <w:tcW w:w="139" w:type="pct"/>
            <w:tcBorders>
              <w:top w:val="nil"/>
              <w:left w:val="nil"/>
              <w:bottom w:val="nil"/>
              <w:right w:val="nil"/>
            </w:tcBorders>
            <w:shd w:val="clear" w:color="auto" w:fill="auto"/>
            <w:noWrap/>
            <w:vAlign w:val="bottom"/>
            <w:hideMark/>
          </w:tcPr>
          <w:p w14:paraId="0BE776F8"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49CBBB45" w14:textId="32167168" w:rsidR="00E27489" w:rsidRPr="00E27489" w:rsidRDefault="00E825FB"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tc>
      </w:tr>
      <w:tr w:rsidR="00E27489" w:rsidRPr="00E27489" w14:paraId="47A5F8E3" w14:textId="77777777" w:rsidTr="0003256A">
        <w:trPr>
          <w:trHeight w:val="900"/>
        </w:trPr>
        <w:tc>
          <w:tcPr>
            <w:tcW w:w="694" w:type="pct"/>
            <w:tcBorders>
              <w:top w:val="nil"/>
              <w:left w:val="nil"/>
              <w:bottom w:val="nil"/>
              <w:right w:val="nil"/>
            </w:tcBorders>
            <w:shd w:val="clear" w:color="auto" w:fill="auto"/>
            <w:noWrap/>
            <w:vAlign w:val="center"/>
            <w:hideMark/>
          </w:tcPr>
          <w:p w14:paraId="4319F4F2"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0.7 to 0.8</w:t>
            </w:r>
          </w:p>
        </w:tc>
        <w:tc>
          <w:tcPr>
            <w:tcW w:w="2292" w:type="pct"/>
            <w:tcBorders>
              <w:top w:val="nil"/>
              <w:left w:val="nil"/>
              <w:bottom w:val="nil"/>
              <w:right w:val="nil"/>
            </w:tcBorders>
            <w:shd w:val="clear" w:color="auto" w:fill="auto"/>
            <w:vAlign w:val="center"/>
            <w:hideMark/>
          </w:tcPr>
          <w:p w14:paraId="55D6B4A4"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70% of the time but less than 80% of the time.</w:t>
            </w:r>
          </w:p>
        </w:tc>
        <w:tc>
          <w:tcPr>
            <w:tcW w:w="139" w:type="pct"/>
            <w:tcBorders>
              <w:top w:val="nil"/>
              <w:left w:val="nil"/>
              <w:bottom w:val="nil"/>
              <w:right w:val="nil"/>
            </w:tcBorders>
            <w:shd w:val="clear" w:color="auto" w:fill="auto"/>
            <w:noWrap/>
            <w:vAlign w:val="bottom"/>
            <w:hideMark/>
          </w:tcPr>
          <w:p w14:paraId="28DCD16B"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00E13337" w14:textId="77777777" w:rsidR="00845387" w:rsidRDefault="00845387" w:rsidP="00E27489">
            <w:pPr>
              <w:spacing w:after="0" w:line="240" w:lineRule="auto"/>
              <w:rPr>
                <w:rFonts w:ascii="Calibri" w:eastAsia="Times New Roman" w:hAnsi="Calibri" w:cs="Calibri"/>
                <w:color w:val="000000"/>
              </w:rPr>
            </w:pPr>
          </w:p>
          <w:p w14:paraId="0E70ACC0" w14:textId="77777777" w:rsidR="00E27489" w:rsidRDefault="00E51735"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p w14:paraId="3A5AC78B" w14:textId="5A767B9A" w:rsidR="00845387" w:rsidRPr="00E27489" w:rsidRDefault="00845387" w:rsidP="00E27489">
            <w:pPr>
              <w:spacing w:after="0" w:line="240" w:lineRule="auto"/>
              <w:rPr>
                <w:rFonts w:ascii="Calibri" w:eastAsia="Times New Roman" w:hAnsi="Calibri" w:cs="Calibri"/>
                <w:color w:val="000000"/>
              </w:rPr>
            </w:pPr>
          </w:p>
        </w:tc>
      </w:tr>
      <w:tr w:rsidR="00E27489" w:rsidRPr="00E27489" w14:paraId="312D602F" w14:textId="77777777" w:rsidTr="0003256A">
        <w:trPr>
          <w:trHeight w:val="900"/>
        </w:trPr>
        <w:tc>
          <w:tcPr>
            <w:tcW w:w="694" w:type="pct"/>
            <w:tcBorders>
              <w:top w:val="nil"/>
              <w:left w:val="nil"/>
              <w:bottom w:val="nil"/>
              <w:right w:val="nil"/>
            </w:tcBorders>
            <w:shd w:val="clear" w:color="auto" w:fill="auto"/>
            <w:noWrap/>
            <w:vAlign w:val="center"/>
            <w:hideMark/>
          </w:tcPr>
          <w:p w14:paraId="4549EAB1"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0.8 to 0.9</w:t>
            </w:r>
          </w:p>
        </w:tc>
        <w:tc>
          <w:tcPr>
            <w:tcW w:w="2292" w:type="pct"/>
            <w:tcBorders>
              <w:top w:val="nil"/>
              <w:left w:val="nil"/>
              <w:bottom w:val="nil"/>
              <w:right w:val="nil"/>
            </w:tcBorders>
            <w:shd w:val="clear" w:color="auto" w:fill="auto"/>
            <w:vAlign w:val="center"/>
            <w:hideMark/>
          </w:tcPr>
          <w:p w14:paraId="3FBD540E"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80% of the time but less than 90% of the time.</w:t>
            </w:r>
          </w:p>
        </w:tc>
        <w:tc>
          <w:tcPr>
            <w:tcW w:w="139" w:type="pct"/>
            <w:tcBorders>
              <w:top w:val="nil"/>
              <w:left w:val="nil"/>
              <w:bottom w:val="nil"/>
              <w:right w:val="nil"/>
            </w:tcBorders>
            <w:shd w:val="clear" w:color="auto" w:fill="auto"/>
            <w:noWrap/>
            <w:vAlign w:val="bottom"/>
            <w:hideMark/>
          </w:tcPr>
          <w:p w14:paraId="5D4E6910"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24216BB2" w14:textId="0202E6DF" w:rsidR="00E27489" w:rsidRPr="00E27489" w:rsidRDefault="00E51735"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tc>
      </w:tr>
      <w:tr w:rsidR="00E27489" w:rsidRPr="00E27489" w14:paraId="653F1B12" w14:textId="77777777" w:rsidTr="0003256A">
        <w:trPr>
          <w:trHeight w:val="900"/>
        </w:trPr>
        <w:tc>
          <w:tcPr>
            <w:tcW w:w="694" w:type="pct"/>
            <w:tcBorders>
              <w:top w:val="nil"/>
              <w:left w:val="nil"/>
              <w:bottom w:val="nil"/>
              <w:right w:val="nil"/>
            </w:tcBorders>
            <w:shd w:val="clear" w:color="auto" w:fill="auto"/>
            <w:noWrap/>
            <w:vAlign w:val="center"/>
            <w:hideMark/>
          </w:tcPr>
          <w:p w14:paraId="34CFC0B8"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0.9 to 1</w:t>
            </w:r>
          </w:p>
        </w:tc>
        <w:tc>
          <w:tcPr>
            <w:tcW w:w="2292" w:type="pct"/>
            <w:tcBorders>
              <w:top w:val="nil"/>
              <w:left w:val="nil"/>
              <w:bottom w:val="nil"/>
              <w:right w:val="nil"/>
            </w:tcBorders>
            <w:shd w:val="clear" w:color="auto" w:fill="auto"/>
            <w:vAlign w:val="center"/>
            <w:hideMark/>
          </w:tcPr>
          <w:p w14:paraId="21211DED"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The monitoring program will detect a recruit during a sampling year in which recruitment occurs more than 90% of the time.</w:t>
            </w:r>
          </w:p>
        </w:tc>
        <w:tc>
          <w:tcPr>
            <w:tcW w:w="139" w:type="pct"/>
            <w:tcBorders>
              <w:top w:val="nil"/>
              <w:left w:val="nil"/>
              <w:bottom w:val="nil"/>
              <w:right w:val="nil"/>
            </w:tcBorders>
            <w:shd w:val="clear" w:color="auto" w:fill="auto"/>
            <w:noWrap/>
            <w:vAlign w:val="bottom"/>
            <w:hideMark/>
          </w:tcPr>
          <w:p w14:paraId="0E85C0BA" w14:textId="77777777" w:rsidR="00E27489" w:rsidRPr="00E27489" w:rsidRDefault="00E27489" w:rsidP="00E27489">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7944F29D" w14:textId="77777777" w:rsidR="00845387" w:rsidRDefault="00845387" w:rsidP="00E27489">
            <w:pPr>
              <w:spacing w:after="0" w:line="240" w:lineRule="auto"/>
              <w:rPr>
                <w:rFonts w:ascii="Calibri" w:eastAsia="Times New Roman" w:hAnsi="Calibri" w:cs="Calibri"/>
                <w:color w:val="000000"/>
              </w:rPr>
            </w:pPr>
          </w:p>
          <w:p w14:paraId="3C3F58D1" w14:textId="139FEC9D" w:rsidR="00E27489" w:rsidRPr="00E27489" w:rsidRDefault="00E51735" w:rsidP="00E27489">
            <w:pPr>
              <w:spacing w:after="0" w:line="240" w:lineRule="auto"/>
              <w:rPr>
                <w:rFonts w:ascii="Calibri" w:eastAsia="Times New Roman" w:hAnsi="Calibri" w:cs="Calibri"/>
                <w:color w:val="000000"/>
              </w:rPr>
            </w:pPr>
            <w:r>
              <w:rPr>
                <w:rFonts w:ascii="Calibri" w:eastAsia="Times New Roman" w:hAnsi="Calibri" w:cs="Calibri"/>
                <w:color w:val="000000"/>
              </w:rPr>
              <w:t>All probabilities of detecting a recruit are possible when taking into account the range of uncertainties surrounding recruitment.</w:t>
            </w:r>
          </w:p>
        </w:tc>
      </w:tr>
    </w:tbl>
    <w:p w14:paraId="6F341F28" w14:textId="3D9C26E9" w:rsidR="00E27489" w:rsidRDefault="00E27489" w:rsidP="00DF6235">
      <w:pPr>
        <w:spacing w:after="0"/>
        <w:rPr>
          <w:rFonts w:ascii="Times New Roman" w:hAnsi="Times New Roman" w:cs="Times New Roman"/>
        </w:rPr>
      </w:pPr>
    </w:p>
    <w:p w14:paraId="2A8D8958" w14:textId="12DAC080" w:rsidR="00E27489" w:rsidRDefault="00E27489" w:rsidP="00DF6235">
      <w:pPr>
        <w:spacing w:after="0"/>
        <w:rPr>
          <w:rFonts w:ascii="Times New Roman" w:hAnsi="Times New Roman" w:cs="Times New Roman"/>
        </w:rPr>
      </w:pPr>
    </w:p>
    <w:p w14:paraId="6D17A592" w14:textId="3F37BF49" w:rsidR="00E27489" w:rsidRDefault="00E27489" w:rsidP="00DF6235">
      <w:pPr>
        <w:spacing w:after="0"/>
        <w:rPr>
          <w:rFonts w:ascii="Times New Roman" w:hAnsi="Times New Roman" w:cs="Times New Roman"/>
        </w:rPr>
      </w:pPr>
    </w:p>
    <w:p w14:paraId="58B22710" w14:textId="45917EF5" w:rsidR="00E27489" w:rsidRDefault="00E27489" w:rsidP="00E27489">
      <w:pPr>
        <w:pageBreakBefore/>
        <w:spacing w:after="0"/>
        <w:rPr>
          <w:rFonts w:ascii="Times New Roman" w:hAnsi="Times New Roman" w:cs="Times New Roman"/>
        </w:rPr>
      </w:pPr>
    </w:p>
    <w:p w14:paraId="79C0574A" w14:textId="6943CCB1" w:rsidR="00E27489" w:rsidRDefault="00E27489" w:rsidP="00DF6235">
      <w:pPr>
        <w:spacing w:after="0"/>
        <w:rPr>
          <w:rFonts w:ascii="Times New Roman" w:hAnsi="Times New Roman" w:cs="Times New Roman"/>
        </w:rPr>
      </w:pPr>
      <w:r>
        <w:rPr>
          <w:rFonts w:ascii="Times New Roman" w:hAnsi="Times New Roman" w:cs="Times New Roman"/>
        </w:rPr>
        <w:t>Table 8.</w:t>
      </w:r>
      <w:r w:rsidR="00323067">
        <w:rPr>
          <w:rFonts w:ascii="Times New Roman" w:hAnsi="Times New Roman" w:cs="Times New Roman"/>
        </w:rPr>
        <w:t xml:space="preserve">  Description of the states of the Between Year Movement nature node.</w:t>
      </w:r>
    </w:p>
    <w:tbl>
      <w:tblPr>
        <w:tblW w:w="5000" w:type="pct"/>
        <w:tblLook w:val="04A0" w:firstRow="1" w:lastRow="0" w:firstColumn="1" w:lastColumn="0" w:noHBand="0" w:noVBand="1"/>
      </w:tblPr>
      <w:tblGrid>
        <w:gridCol w:w="1890"/>
        <w:gridCol w:w="6389"/>
        <w:gridCol w:w="272"/>
        <w:gridCol w:w="4409"/>
      </w:tblGrid>
      <w:tr w:rsidR="00E27489" w:rsidRPr="00E27489" w14:paraId="5D858BAA"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38F9AD99" w14:textId="77777777" w:rsidR="00E27489" w:rsidRPr="00E27489" w:rsidRDefault="00E27489" w:rsidP="00E27489">
            <w:pPr>
              <w:spacing w:after="0" w:line="240" w:lineRule="auto"/>
              <w:jc w:val="center"/>
              <w:rPr>
                <w:rFonts w:ascii="Calibri" w:eastAsia="Times New Roman" w:hAnsi="Calibri" w:cs="Calibri"/>
                <w:b/>
                <w:bCs/>
                <w:i/>
                <w:iCs/>
                <w:color w:val="000000"/>
                <w:sz w:val="24"/>
                <w:szCs w:val="24"/>
              </w:rPr>
            </w:pPr>
            <w:r w:rsidRPr="00E27489">
              <w:rPr>
                <w:rFonts w:ascii="Calibri" w:eastAsia="Times New Roman" w:hAnsi="Calibri" w:cs="Calibri"/>
                <w:b/>
                <w:bCs/>
                <w:i/>
                <w:iCs/>
                <w:color w:val="000000"/>
                <w:sz w:val="24"/>
                <w:szCs w:val="24"/>
              </w:rPr>
              <w:t>Between Year Movement</w:t>
            </w:r>
          </w:p>
        </w:tc>
      </w:tr>
      <w:tr w:rsidR="00E27489" w:rsidRPr="00E27489" w14:paraId="32A263E8" w14:textId="77777777" w:rsidTr="0003256A">
        <w:trPr>
          <w:trHeight w:val="300"/>
        </w:trPr>
        <w:tc>
          <w:tcPr>
            <w:tcW w:w="729" w:type="pct"/>
            <w:tcBorders>
              <w:top w:val="nil"/>
              <w:left w:val="nil"/>
              <w:bottom w:val="single" w:sz="4" w:space="0" w:color="auto"/>
              <w:right w:val="nil"/>
            </w:tcBorders>
            <w:shd w:val="clear" w:color="auto" w:fill="auto"/>
            <w:noWrap/>
            <w:vAlign w:val="bottom"/>
            <w:hideMark/>
          </w:tcPr>
          <w:p w14:paraId="674BE4BA"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States</w:t>
            </w:r>
          </w:p>
        </w:tc>
        <w:tc>
          <w:tcPr>
            <w:tcW w:w="2465" w:type="pct"/>
            <w:tcBorders>
              <w:top w:val="nil"/>
              <w:left w:val="nil"/>
              <w:bottom w:val="single" w:sz="4" w:space="0" w:color="auto"/>
              <w:right w:val="nil"/>
            </w:tcBorders>
            <w:shd w:val="clear" w:color="auto" w:fill="auto"/>
            <w:noWrap/>
            <w:vAlign w:val="bottom"/>
            <w:hideMark/>
          </w:tcPr>
          <w:p w14:paraId="6592A9F4"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Definitions</w:t>
            </w:r>
          </w:p>
        </w:tc>
        <w:tc>
          <w:tcPr>
            <w:tcW w:w="105" w:type="pct"/>
            <w:tcBorders>
              <w:top w:val="nil"/>
              <w:left w:val="nil"/>
              <w:bottom w:val="single" w:sz="4" w:space="0" w:color="auto"/>
              <w:right w:val="nil"/>
            </w:tcBorders>
            <w:shd w:val="clear" w:color="auto" w:fill="auto"/>
            <w:noWrap/>
            <w:vAlign w:val="bottom"/>
            <w:hideMark/>
          </w:tcPr>
          <w:p w14:paraId="468EF58B"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 </w:t>
            </w:r>
          </w:p>
        </w:tc>
        <w:tc>
          <w:tcPr>
            <w:tcW w:w="1701" w:type="pct"/>
            <w:tcBorders>
              <w:top w:val="nil"/>
              <w:left w:val="nil"/>
              <w:bottom w:val="single" w:sz="4" w:space="0" w:color="auto"/>
              <w:right w:val="nil"/>
            </w:tcBorders>
            <w:shd w:val="clear" w:color="auto" w:fill="auto"/>
            <w:noWrap/>
            <w:vAlign w:val="bottom"/>
            <w:hideMark/>
          </w:tcPr>
          <w:p w14:paraId="756EB1A8"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Justifications</w:t>
            </w:r>
          </w:p>
        </w:tc>
      </w:tr>
      <w:tr w:rsidR="00E27489" w:rsidRPr="00E27489" w14:paraId="1FEA23CE" w14:textId="77777777" w:rsidTr="0003256A">
        <w:trPr>
          <w:trHeight w:val="900"/>
        </w:trPr>
        <w:tc>
          <w:tcPr>
            <w:tcW w:w="729" w:type="pct"/>
            <w:tcBorders>
              <w:top w:val="nil"/>
              <w:left w:val="nil"/>
              <w:bottom w:val="nil"/>
              <w:right w:val="nil"/>
            </w:tcBorders>
            <w:shd w:val="clear" w:color="auto" w:fill="auto"/>
            <w:noWrap/>
            <w:vAlign w:val="center"/>
            <w:hideMark/>
          </w:tcPr>
          <w:p w14:paraId="1ADF8816"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None</w:t>
            </w:r>
          </w:p>
        </w:tc>
        <w:tc>
          <w:tcPr>
            <w:tcW w:w="2465" w:type="pct"/>
            <w:tcBorders>
              <w:top w:val="nil"/>
              <w:left w:val="nil"/>
              <w:bottom w:val="nil"/>
              <w:right w:val="nil"/>
            </w:tcBorders>
            <w:shd w:val="clear" w:color="auto" w:fill="auto"/>
            <w:vAlign w:val="center"/>
            <w:hideMark/>
          </w:tcPr>
          <w:p w14:paraId="0C746E71"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All surviving fish remain in or return to the same bend during each sampling year. </w:t>
            </w:r>
          </w:p>
        </w:tc>
        <w:tc>
          <w:tcPr>
            <w:tcW w:w="105" w:type="pct"/>
            <w:tcBorders>
              <w:top w:val="nil"/>
              <w:left w:val="nil"/>
              <w:bottom w:val="nil"/>
              <w:right w:val="nil"/>
            </w:tcBorders>
            <w:shd w:val="clear" w:color="auto" w:fill="auto"/>
            <w:vAlign w:val="center"/>
            <w:hideMark/>
          </w:tcPr>
          <w:p w14:paraId="69BD8C3C" w14:textId="77777777" w:rsidR="00E27489" w:rsidRPr="00E27489" w:rsidRDefault="00E27489" w:rsidP="00E27489">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27B9D9ED" w14:textId="63A5DF24" w:rsidR="00E27489" w:rsidRPr="00E27489" w:rsidRDefault="00D77688" w:rsidP="00E27489">
            <w:pPr>
              <w:spacing w:after="0" w:line="240" w:lineRule="auto"/>
              <w:rPr>
                <w:rFonts w:ascii="Calibri" w:eastAsia="Times New Roman" w:hAnsi="Calibri" w:cs="Calibri"/>
                <w:color w:val="000000"/>
              </w:rPr>
            </w:pPr>
            <w:r>
              <w:rPr>
                <w:rFonts w:ascii="Calibri" w:eastAsia="Times New Roman" w:hAnsi="Calibri" w:cs="Calibri"/>
                <w:color w:val="000000"/>
              </w:rPr>
              <w:t>Baseline condition to compare estimator performances.</w:t>
            </w:r>
          </w:p>
        </w:tc>
      </w:tr>
      <w:tr w:rsidR="00E27489" w:rsidRPr="00E27489" w14:paraId="434DDBDA" w14:textId="77777777" w:rsidTr="0003256A">
        <w:trPr>
          <w:trHeight w:val="2400"/>
        </w:trPr>
        <w:tc>
          <w:tcPr>
            <w:tcW w:w="729" w:type="pct"/>
            <w:tcBorders>
              <w:top w:val="nil"/>
              <w:left w:val="nil"/>
              <w:bottom w:val="nil"/>
              <w:right w:val="nil"/>
            </w:tcBorders>
            <w:shd w:val="clear" w:color="auto" w:fill="auto"/>
            <w:noWrap/>
            <w:vAlign w:val="center"/>
            <w:hideMark/>
          </w:tcPr>
          <w:p w14:paraId="746C4CFB"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Little</w:t>
            </w:r>
          </w:p>
        </w:tc>
        <w:tc>
          <w:tcPr>
            <w:tcW w:w="2465" w:type="pct"/>
            <w:tcBorders>
              <w:top w:val="nil"/>
              <w:left w:val="nil"/>
              <w:bottom w:val="nil"/>
              <w:right w:val="nil"/>
            </w:tcBorders>
            <w:shd w:val="clear" w:color="auto" w:fill="auto"/>
            <w:vAlign w:val="center"/>
            <w:hideMark/>
          </w:tcPr>
          <w:p w14:paraId="79D22D65"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Surviving fish have high site fidelity but may relocate between years to a new bend within the same basin, where they remain during the upcoming sampling year.  All individual fish have a probability less than 0.5 of moving to a new bend, while on average a fish moves to a new bend less than 25% of the time.</w:t>
            </w:r>
          </w:p>
        </w:tc>
        <w:tc>
          <w:tcPr>
            <w:tcW w:w="105" w:type="pct"/>
            <w:tcBorders>
              <w:top w:val="nil"/>
              <w:left w:val="nil"/>
              <w:bottom w:val="nil"/>
              <w:right w:val="nil"/>
            </w:tcBorders>
            <w:shd w:val="clear" w:color="auto" w:fill="auto"/>
            <w:vAlign w:val="center"/>
            <w:hideMark/>
          </w:tcPr>
          <w:p w14:paraId="0F247168" w14:textId="77777777" w:rsidR="00E27489" w:rsidRPr="00E27489" w:rsidRDefault="00E27489" w:rsidP="00E27489">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041F640C" w14:textId="350EA8A0" w:rsidR="00E27489" w:rsidRPr="00E27489" w:rsidRDefault="00D77688" w:rsidP="00E27489">
            <w:pPr>
              <w:spacing w:after="0" w:line="240" w:lineRule="auto"/>
              <w:rPr>
                <w:rFonts w:ascii="Calibri" w:eastAsia="Times New Roman" w:hAnsi="Calibri" w:cs="Calibri"/>
                <w:color w:val="000000"/>
              </w:rPr>
            </w:pPr>
            <w:r>
              <w:rPr>
                <w:rFonts w:ascii="Calibri" w:eastAsia="Times New Roman" w:hAnsi="Calibri" w:cs="Calibri"/>
                <w:color w:val="000000"/>
              </w:rPr>
              <w:t xml:space="preserve">Pallid sturgeon movement has been documented with cases of high site fidelity reported by experts. </w:t>
            </w:r>
          </w:p>
        </w:tc>
      </w:tr>
    </w:tbl>
    <w:p w14:paraId="7066A119" w14:textId="1CF81C94" w:rsidR="00E27489" w:rsidRDefault="00E27489" w:rsidP="00DF6235">
      <w:pPr>
        <w:spacing w:after="0"/>
        <w:rPr>
          <w:rFonts w:ascii="Times New Roman" w:hAnsi="Times New Roman" w:cs="Times New Roman"/>
        </w:rPr>
      </w:pPr>
    </w:p>
    <w:p w14:paraId="756D2032" w14:textId="76791479" w:rsidR="00E27489" w:rsidRDefault="00E27489" w:rsidP="00DF6235">
      <w:pPr>
        <w:spacing w:after="0"/>
        <w:rPr>
          <w:rFonts w:ascii="Times New Roman" w:hAnsi="Times New Roman" w:cs="Times New Roman"/>
        </w:rPr>
      </w:pPr>
    </w:p>
    <w:p w14:paraId="1E135EF8" w14:textId="682F110E" w:rsidR="00E27489" w:rsidRDefault="00E27489" w:rsidP="00DF6235">
      <w:pPr>
        <w:spacing w:after="0"/>
        <w:rPr>
          <w:rFonts w:ascii="Times New Roman" w:hAnsi="Times New Roman" w:cs="Times New Roman"/>
        </w:rPr>
      </w:pPr>
    </w:p>
    <w:p w14:paraId="70AE326E" w14:textId="65D198D3" w:rsidR="00E27489" w:rsidRDefault="00E27489" w:rsidP="00E27489">
      <w:pPr>
        <w:pageBreakBefore/>
        <w:spacing w:after="0"/>
        <w:rPr>
          <w:rFonts w:ascii="Times New Roman" w:hAnsi="Times New Roman" w:cs="Times New Roman"/>
        </w:rPr>
      </w:pPr>
    </w:p>
    <w:p w14:paraId="34E0C207" w14:textId="0909B2D9" w:rsidR="00E27489" w:rsidRDefault="00E27489" w:rsidP="00DF6235">
      <w:pPr>
        <w:spacing w:after="0"/>
        <w:rPr>
          <w:rFonts w:ascii="Times New Roman" w:hAnsi="Times New Roman" w:cs="Times New Roman"/>
        </w:rPr>
      </w:pPr>
      <w:r>
        <w:rPr>
          <w:rFonts w:ascii="Times New Roman" w:hAnsi="Times New Roman" w:cs="Times New Roman"/>
        </w:rPr>
        <w:t>Table 9.</w:t>
      </w:r>
      <w:r w:rsidR="00323067">
        <w:rPr>
          <w:rFonts w:ascii="Times New Roman" w:hAnsi="Times New Roman" w:cs="Times New Roman"/>
        </w:rPr>
        <w:t xml:space="preserve">  Description of the states of the Recruitment nature node.</w:t>
      </w:r>
    </w:p>
    <w:tbl>
      <w:tblPr>
        <w:tblW w:w="5000" w:type="pct"/>
        <w:tblLook w:val="04A0" w:firstRow="1" w:lastRow="0" w:firstColumn="1" w:lastColumn="0" w:noHBand="0" w:noVBand="1"/>
      </w:tblPr>
      <w:tblGrid>
        <w:gridCol w:w="1980"/>
        <w:gridCol w:w="6571"/>
        <w:gridCol w:w="270"/>
        <w:gridCol w:w="4139"/>
      </w:tblGrid>
      <w:tr w:rsidR="00E27489" w:rsidRPr="00E27489" w14:paraId="50CB6271"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1AE1501F" w14:textId="77777777" w:rsidR="00E27489" w:rsidRPr="00E27489" w:rsidRDefault="00E27489" w:rsidP="00E27489">
            <w:pPr>
              <w:spacing w:after="0" w:line="240" w:lineRule="auto"/>
              <w:jc w:val="center"/>
              <w:rPr>
                <w:rFonts w:ascii="Calibri" w:eastAsia="Times New Roman" w:hAnsi="Calibri" w:cs="Calibri"/>
                <w:b/>
                <w:bCs/>
                <w:i/>
                <w:iCs/>
                <w:color w:val="000000"/>
                <w:sz w:val="24"/>
                <w:szCs w:val="24"/>
              </w:rPr>
            </w:pPr>
            <w:r w:rsidRPr="00E27489">
              <w:rPr>
                <w:rFonts w:ascii="Calibri" w:eastAsia="Times New Roman" w:hAnsi="Calibri" w:cs="Calibri"/>
                <w:b/>
                <w:bCs/>
                <w:i/>
                <w:iCs/>
                <w:color w:val="000000"/>
                <w:sz w:val="24"/>
                <w:szCs w:val="24"/>
              </w:rPr>
              <w:t>Recruitment</w:t>
            </w:r>
          </w:p>
        </w:tc>
      </w:tr>
      <w:tr w:rsidR="00E27489" w:rsidRPr="00E27489" w14:paraId="767EC3E9" w14:textId="77777777" w:rsidTr="0003256A">
        <w:trPr>
          <w:trHeight w:val="300"/>
        </w:trPr>
        <w:tc>
          <w:tcPr>
            <w:tcW w:w="764" w:type="pct"/>
            <w:tcBorders>
              <w:top w:val="nil"/>
              <w:left w:val="nil"/>
              <w:bottom w:val="single" w:sz="4" w:space="0" w:color="auto"/>
              <w:right w:val="nil"/>
            </w:tcBorders>
            <w:shd w:val="clear" w:color="auto" w:fill="auto"/>
            <w:noWrap/>
            <w:vAlign w:val="bottom"/>
            <w:hideMark/>
          </w:tcPr>
          <w:p w14:paraId="258C7733"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States</w:t>
            </w:r>
          </w:p>
        </w:tc>
        <w:tc>
          <w:tcPr>
            <w:tcW w:w="2535" w:type="pct"/>
            <w:tcBorders>
              <w:top w:val="nil"/>
              <w:left w:val="nil"/>
              <w:bottom w:val="single" w:sz="4" w:space="0" w:color="auto"/>
              <w:right w:val="nil"/>
            </w:tcBorders>
            <w:shd w:val="clear" w:color="auto" w:fill="auto"/>
            <w:noWrap/>
            <w:vAlign w:val="bottom"/>
            <w:hideMark/>
          </w:tcPr>
          <w:p w14:paraId="18C59375"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Definitions</w:t>
            </w:r>
          </w:p>
        </w:tc>
        <w:tc>
          <w:tcPr>
            <w:tcW w:w="104" w:type="pct"/>
            <w:tcBorders>
              <w:top w:val="nil"/>
              <w:left w:val="nil"/>
              <w:bottom w:val="single" w:sz="4" w:space="0" w:color="auto"/>
              <w:right w:val="nil"/>
            </w:tcBorders>
            <w:shd w:val="clear" w:color="auto" w:fill="auto"/>
            <w:noWrap/>
            <w:vAlign w:val="bottom"/>
            <w:hideMark/>
          </w:tcPr>
          <w:p w14:paraId="6EB69E42"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 </w:t>
            </w:r>
          </w:p>
        </w:tc>
        <w:tc>
          <w:tcPr>
            <w:tcW w:w="1597" w:type="pct"/>
            <w:tcBorders>
              <w:top w:val="nil"/>
              <w:left w:val="nil"/>
              <w:bottom w:val="single" w:sz="4" w:space="0" w:color="auto"/>
              <w:right w:val="nil"/>
            </w:tcBorders>
            <w:shd w:val="clear" w:color="auto" w:fill="auto"/>
            <w:noWrap/>
            <w:vAlign w:val="bottom"/>
            <w:hideMark/>
          </w:tcPr>
          <w:p w14:paraId="6EE23100"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Justifications</w:t>
            </w:r>
          </w:p>
        </w:tc>
      </w:tr>
      <w:tr w:rsidR="00E27489" w:rsidRPr="00E27489" w14:paraId="43754736" w14:textId="77777777" w:rsidTr="0003256A">
        <w:trPr>
          <w:trHeight w:val="900"/>
        </w:trPr>
        <w:tc>
          <w:tcPr>
            <w:tcW w:w="764" w:type="pct"/>
            <w:tcBorders>
              <w:top w:val="nil"/>
              <w:left w:val="nil"/>
              <w:bottom w:val="nil"/>
              <w:right w:val="nil"/>
            </w:tcBorders>
            <w:shd w:val="clear" w:color="auto" w:fill="auto"/>
            <w:noWrap/>
            <w:vAlign w:val="center"/>
            <w:hideMark/>
          </w:tcPr>
          <w:p w14:paraId="782EA5AC"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None</w:t>
            </w:r>
          </w:p>
        </w:tc>
        <w:tc>
          <w:tcPr>
            <w:tcW w:w="2535" w:type="pct"/>
            <w:tcBorders>
              <w:top w:val="nil"/>
              <w:left w:val="nil"/>
              <w:bottom w:val="nil"/>
              <w:right w:val="nil"/>
            </w:tcBorders>
            <w:shd w:val="clear" w:color="auto" w:fill="auto"/>
            <w:vAlign w:val="center"/>
            <w:hideMark/>
          </w:tcPr>
          <w:p w14:paraId="3096A435"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Age-1 pallid sturgeon do not recruit to either the upper or lower basin during any sampling year.</w:t>
            </w:r>
          </w:p>
        </w:tc>
        <w:tc>
          <w:tcPr>
            <w:tcW w:w="104" w:type="pct"/>
            <w:tcBorders>
              <w:top w:val="nil"/>
              <w:left w:val="nil"/>
              <w:bottom w:val="nil"/>
              <w:right w:val="nil"/>
            </w:tcBorders>
            <w:shd w:val="clear" w:color="auto" w:fill="auto"/>
            <w:vAlign w:val="center"/>
            <w:hideMark/>
          </w:tcPr>
          <w:p w14:paraId="1E264E50"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3E970A5C" w14:textId="521FA9A3" w:rsidR="00E27489" w:rsidRPr="00E27489" w:rsidRDefault="000B7088" w:rsidP="00E27489">
            <w:pPr>
              <w:spacing w:after="0" w:line="240" w:lineRule="auto"/>
              <w:rPr>
                <w:rFonts w:ascii="Calibri" w:eastAsia="Times New Roman" w:hAnsi="Calibri" w:cs="Calibri"/>
                <w:color w:val="000000"/>
              </w:rPr>
            </w:pPr>
            <w:r>
              <w:rPr>
                <w:rFonts w:ascii="Calibri" w:eastAsia="Times New Roman" w:hAnsi="Calibri" w:cs="Calibri"/>
                <w:color w:val="000000"/>
              </w:rPr>
              <w:t>No evidence of age-1 pallid sturgeon recruitment during many of the past several years.</w:t>
            </w:r>
          </w:p>
        </w:tc>
      </w:tr>
      <w:tr w:rsidR="00E27489" w:rsidRPr="00E27489" w14:paraId="60B71399" w14:textId="77777777" w:rsidTr="0003256A">
        <w:trPr>
          <w:trHeight w:val="1800"/>
        </w:trPr>
        <w:tc>
          <w:tcPr>
            <w:tcW w:w="764" w:type="pct"/>
            <w:tcBorders>
              <w:top w:val="nil"/>
              <w:left w:val="nil"/>
              <w:bottom w:val="nil"/>
              <w:right w:val="nil"/>
            </w:tcBorders>
            <w:shd w:val="clear" w:color="auto" w:fill="auto"/>
            <w:noWrap/>
            <w:vAlign w:val="center"/>
            <w:hideMark/>
          </w:tcPr>
          <w:p w14:paraId="0539A9A7"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Low</w:t>
            </w:r>
          </w:p>
        </w:tc>
        <w:tc>
          <w:tcPr>
            <w:tcW w:w="2535" w:type="pct"/>
            <w:tcBorders>
              <w:top w:val="nil"/>
              <w:left w:val="nil"/>
              <w:bottom w:val="nil"/>
              <w:right w:val="nil"/>
            </w:tcBorders>
            <w:shd w:val="clear" w:color="auto" w:fill="auto"/>
            <w:vAlign w:val="center"/>
            <w:hideMark/>
          </w:tcPr>
          <w:p w14:paraId="102E26A4"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Age-1 pallid sturgeon probabilistically recruit to each basin at low levels.  </w:t>
            </w:r>
            <w:r w:rsidRPr="00E27489">
              <w:rPr>
                <w:rFonts w:ascii="Calibri" w:eastAsia="Times New Roman" w:hAnsi="Calibri" w:cs="Calibri"/>
                <w:i/>
                <w:iCs/>
                <w:color w:val="000000"/>
              </w:rPr>
              <w:t>Upper</w:t>
            </w:r>
            <w:r w:rsidRPr="00E27489">
              <w:rPr>
                <w:rFonts w:ascii="Calibri" w:eastAsia="Times New Roman" w:hAnsi="Calibri" w:cs="Calibri"/>
                <w:color w:val="000000"/>
              </w:rPr>
              <w:t xml:space="preserve">:  On average, 10-50 age-1 pallid sturgeon recruit to the upper basin every 1-5 years.  </w:t>
            </w:r>
            <w:r w:rsidRPr="00E27489">
              <w:rPr>
                <w:rFonts w:ascii="Calibri" w:eastAsia="Times New Roman" w:hAnsi="Calibri" w:cs="Calibri"/>
                <w:i/>
                <w:iCs/>
                <w:color w:val="000000"/>
              </w:rPr>
              <w:t>Lower</w:t>
            </w:r>
            <w:r w:rsidRPr="00E27489">
              <w:rPr>
                <w:rFonts w:ascii="Calibri" w:eastAsia="Times New Roman" w:hAnsi="Calibri" w:cs="Calibri"/>
                <w:color w:val="000000"/>
              </w:rPr>
              <w:t>:   On average, 10-100 age-1 pallid sturgeon recruit to the lower basin every 1-5 years.</w:t>
            </w:r>
          </w:p>
        </w:tc>
        <w:tc>
          <w:tcPr>
            <w:tcW w:w="104" w:type="pct"/>
            <w:tcBorders>
              <w:top w:val="nil"/>
              <w:left w:val="nil"/>
              <w:bottom w:val="nil"/>
              <w:right w:val="nil"/>
            </w:tcBorders>
            <w:shd w:val="clear" w:color="auto" w:fill="auto"/>
            <w:vAlign w:val="center"/>
            <w:hideMark/>
          </w:tcPr>
          <w:p w14:paraId="558D132E"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2025AEFE" w14:textId="6EAC9EE8" w:rsidR="00E27489" w:rsidRPr="00E27489" w:rsidRDefault="000B7088" w:rsidP="00E27489">
            <w:pPr>
              <w:spacing w:after="0" w:line="240" w:lineRule="auto"/>
              <w:rPr>
                <w:rFonts w:ascii="Calibri" w:eastAsia="Times New Roman" w:hAnsi="Calibri" w:cs="Calibri"/>
                <w:color w:val="000000"/>
              </w:rPr>
            </w:pPr>
            <w:r>
              <w:rPr>
                <w:rFonts w:ascii="Calibri" w:eastAsia="Times New Roman" w:hAnsi="Calibri" w:cs="Calibri"/>
                <w:color w:val="000000"/>
              </w:rPr>
              <w:t>Little evidence of age-1 pallid sturgeon recruitment during some of the past several years.</w:t>
            </w:r>
          </w:p>
        </w:tc>
      </w:tr>
    </w:tbl>
    <w:p w14:paraId="01E39E5F" w14:textId="09E065DB" w:rsidR="00E27489" w:rsidRDefault="00E27489" w:rsidP="00DF6235">
      <w:pPr>
        <w:spacing w:after="0"/>
        <w:rPr>
          <w:rFonts w:ascii="Times New Roman" w:hAnsi="Times New Roman" w:cs="Times New Roman"/>
        </w:rPr>
      </w:pPr>
    </w:p>
    <w:p w14:paraId="00B03045" w14:textId="023872E7" w:rsidR="00E27489" w:rsidRDefault="00E27489" w:rsidP="00DF6235">
      <w:pPr>
        <w:spacing w:after="0"/>
        <w:rPr>
          <w:rFonts w:ascii="Times New Roman" w:hAnsi="Times New Roman" w:cs="Times New Roman"/>
        </w:rPr>
      </w:pPr>
    </w:p>
    <w:p w14:paraId="4A9CC55C" w14:textId="7B4C3DA9" w:rsidR="00E27489" w:rsidRDefault="00E27489" w:rsidP="00E27489">
      <w:pPr>
        <w:pageBreakBefore/>
        <w:spacing w:after="0"/>
        <w:rPr>
          <w:rFonts w:ascii="Times New Roman" w:hAnsi="Times New Roman" w:cs="Times New Roman"/>
        </w:rPr>
      </w:pPr>
    </w:p>
    <w:p w14:paraId="36E668D1" w14:textId="7D233193" w:rsidR="00E27489" w:rsidRDefault="00E27489" w:rsidP="00DF6235">
      <w:pPr>
        <w:spacing w:after="0"/>
        <w:rPr>
          <w:rFonts w:ascii="Times New Roman" w:hAnsi="Times New Roman" w:cs="Times New Roman"/>
        </w:rPr>
      </w:pPr>
      <w:r>
        <w:rPr>
          <w:rFonts w:ascii="Times New Roman" w:hAnsi="Times New Roman" w:cs="Times New Roman"/>
        </w:rPr>
        <w:t>Table 10.</w:t>
      </w:r>
      <w:r w:rsidR="00323067">
        <w:rPr>
          <w:rFonts w:ascii="Times New Roman" w:hAnsi="Times New Roman" w:cs="Times New Roman"/>
        </w:rPr>
        <w:t xml:space="preserve">  Description of the states of the Upper Basin Baseline Catchability nature node.  The description of the Lower Basin Baseline Catchability node is the same as that for the first 4 states presented below.  The Lower Basin Baseline Catchability node does not include any states with median deployment-level catchability values greater than 0.00005.  </w:t>
      </w:r>
    </w:p>
    <w:tbl>
      <w:tblPr>
        <w:tblW w:w="5000" w:type="pct"/>
        <w:tblLook w:val="04A0" w:firstRow="1" w:lastRow="0" w:firstColumn="1" w:lastColumn="0" w:noHBand="0" w:noVBand="1"/>
      </w:tblPr>
      <w:tblGrid>
        <w:gridCol w:w="2611"/>
        <w:gridCol w:w="5850"/>
        <w:gridCol w:w="360"/>
        <w:gridCol w:w="4139"/>
      </w:tblGrid>
      <w:tr w:rsidR="00E27489" w:rsidRPr="00E27489" w14:paraId="2AE00B4A"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41170322" w14:textId="783CA870" w:rsidR="00E27489" w:rsidRPr="00E27489" w:rsidRDefault="00E27489" w:rsidP="00E27489">
            <w:pPr>
              <w:spacing w:after="0" w:line="240" w:lineRule="auto"/>
              <w:jc w:val="center"/>
              <w:rPr>
                <w:rFonts w:ascii="Calibri" w:eastAsia="Times New Roman" w:hAnsi="Calibri" w:cs="Calibri"/>
                <w:b/>
                <w:bCs/>
                <w:i/>
                <w:iCs/>
                <w:color w:val="000000"/>
                <w:sz w:val="24"/>
                <w:szCs w:val="24"/>
              </w:rPr>
            </w:pPr>
            <w:r w:rsidRPr="00E27489">
              <w:rPr>
                <w:rFonts w:ascii="Calibri" w:eastAsia="Times New Roman" w:hAnsi="Calibri" w:cs="Calibri"/>
                <w:b/>
                <w:bCs/>
                <w:i/>
                <w:iCs/>
                <w:color w:val="000000"/>
                <w:sz w:val="24"/>
                <w:szCs w:val="24"/>
              </w:rPr>
              <w:t>Baseline Catchability</w:t>
            </w:r>
          </w:p>
        </w:tc>
      </w:tr>
      <w:tr w:rsidR="00E27489" w:rsidRPr="00E27489" w14:paraId="1F482EA4" w14:textId="77777777" w:rsidTr="00517374">
        <w:trPr>
          <w:trHeight w:val="300"/>
        </w:trPr>
        <w:tc>
          <w:tcPr>
            <w:tcW w:w="1007" w:type="pct"/>
            <w:tcBorders>
              <w:top w:val="nil"/>
              <w:left w:val="nil"/>
              <w:bottom w:val="single" w:sz="4" w:space="0" w:color="auto"/>
              <w:right w:val="nil"/>
            </w:tcBorders>
            <w:shd w:val="clear" w:color="auto" w:fill="auto"/>
            <w:noWrap/>
            <w:vAlign w:val="bottom"/>
            <w:hideMark/>
          </w:tcPr>
          <w:p w14:paraId="701DEAD9"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States</w:t>
            </w:r>
          </w:p>
        </w:tc>
        <w:tc>
          <w:tcPr>
            <w:tcW w:w="2257" w:type="pct"/>
            <w:tcBorders>
              <w:top w:val="nil"/>
              <w:left w:val="nil"/>
              <w:bottom w:val="single" w:sz="4" w:space="0" w:color="auto"/>
              <w:right w:val="nil"/>
            </w:tcBorders>
            <w:shd w:val="clear" w:color="auto" w:fill="auto"/>
            <w:noWrap/>
            <w:vAlign w:val="bottom"/>
            <w:hideMark/>
          </w:tcPr>
          <w:p w14:paraId="46C78649"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Definitions</w:t>
            </w:r>
          </w:p>
        </w:tc>
        <w:tc>
          <w:tcPr>
            <w:tcW w:w="139" w:type="pct"/>
            <w:tcBorders>
              <w:top w:val="nil"/>
              <w:left w:val="nil"/>
              <w:bottom w:val="single" w:sz="4" w:space="0" w:color="auto"/>
              <w:right w:val="nil"/>
            </w:tcBorders>
            <w:shd w:val="clear" w:color="auto" w:fill="auto"/>
            <w:noWrap/>
            <w:vAlign w:val="bottom"/>
            <w:hideMark/>
          </w:tcPr>
          <w:p w14:paraId="6F77774F"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 </w:t>
            </w:r>
          </w:p>
        </w:tc>
        <w:tc>
          <w:tcPr>
            <w:tcW w:w="1597" w:type="pct"/>
            <w:tcBorders>
              <w:top w:val="nil"/>
              <w:left w:val="nil"/>
              <w:bottom w:val="single" w:sz="4" w:space="0" w:color="auto"/>
              <w:right w:val="nil"/>
            </w:tcBorders>
            <w:shd w:val="clear" w:color="auto" w:fill="auto"/>
            <w:noWrap/>
            <w:vAlign w:val="bottom"/>
            <w:hideMark/>
          </w:tcPr>
          <w:p w14:paraId="5528F4E7"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Justifications</w:t>
            </w:r>
          </w:p>
        </w:tc>
      </w:tr>
      <w:tr w:rsidR="00E27489" w:rsidRPr="00E27489" w14:paraId="2C05FC08" w14:textId="77777777" w:rsidTr="00517374">
        <w:trPr>
          <w:trHeight w:val="1200"/>
        </w:trPr>
        <w:tc>
          <w:tcPr>
            <w:tcW w:w="1007" w:type="pct"/>
            <w:tcBorders>
              <w:top w:val="nil"/>
              <w:left w:val="nil"/>
              <w:bottom w:val="nil"/>
              <w:right w:val="nil"/>
            </w:tcBorders>
            <w:shd w:val="clear" w:color="auto" w:fill="auto"/>
            <w:noWrap/>
            <w:vAlign w:val="center"/>
            <w:hideMark/>
          </w:tcPr>
          <w:p w14:paraId="2F32128F"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0-0.0000125</w:t>
            </w:r>
          </w:p>
        </w:tc>
        <w:tc>
          <w:tcPr>
            <w:tcW w:w="2257" w:type="pct"/>
            <w:tcBorders>
              <w:top w:val="nil"/>
              <w:left w:val="nil"/>
              <w:bottom w:val="nil"/>
              <w:right w:val="nil"/>
            </w:tcBorders>
            <w:shd w:val="clear" w:color="auto" w:fill="auto"/>
            <w:vAlign w:val="center"/>
            <w:hideMark/>
          </w:tcPr>
          <w:p w14:paraId="2EFECEA5" w14:textId="6769F73B"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Median deployment-level catchability, wh</w:t>
            </w:r>
            <w:r w:rsidR="00394497">
              <w:rPr>
                <w:rFonts w:ascii="Calibri" w:eastAsia="Times New Roman" w:hAnsi="Calibri" w:cs="Calibri"/>
                <w:color w:val="000000"/>
              </w:rPr>
              <w:t xml:space="preserve">ere catchability is defined as </w:t>
            </w:r>
            <w:r w:rsidRPr="00E27489">
              <w:rPr>
                <w:rFonts w:ascii="Calibri" w:eastAsia="Times New Roman" w:hAnsi="Calibri" w:cs="Calibri"/>
                <w:color w:val="000000"/>
              </w:rPr>
              <w:t xml:space="preserve">the probability of capturing a fish in 1 minute of a gear deployment, is less than or equal to 0.0000125.   </w:t>
            </w:r>
          </w:p>
        </w:tc>
        <w:tc>
          <w:tcPr>
            <w:tcW w:w="139" w:type="pct"/>
            <w:tcBorders>
              <w:top w:val="nil"/>
              <w:left w:val="nil"/>
              <w:bottom w:val="nil"/>
              <w:right w:val="nil"/>
            </w:tcBorders>
            <w:shd w:val="clear" w:color="auto" w:fill="auto"/>
            <w:vAlign w:val="center"/>
            <w:hideMark/>
          </w:tcPr>
          <w:p w14:paraId="004A497E"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02CAA6E9" w14:textId="77777777" w:rsidR="00E27489" w:rsidRDefault="002E1E49" w:rsidP="00E27489">
            <w:pPr>
              <w:spacing w:after="0" w:line="240" w:lineRule="auto"/>
              <w:rPr>
                <w:rFonts w:ascii="Calibri" w:eastAsia="Times New Roman" w:hAnsi="Calibri" w:cs="Calibri"/>
                <w:color w:val="000000"/>
              </w:rPr>
            </w:pPr>
            <w:r>
              <w:rPr>
                <w:rFonts w:ascii="Calibri" w:eastAsia="Times New Roman" w:hAnsi="Calibri" w:cs="Calibri"/>
                <w:color w:val="000000"/>
              </w:rPr>
              <w:t xml:space="preserve">Results in a reasonable occasion-level capture probability distribution based on expert input and comparisons to capture probability estimates from past sampling. </w:t>
            </w:r>
          </w:p>
          <w:p w14:paraId="3CF20711" w14:textId="24DE64B8" w:rsidR="002E1E49" w:rsidRPr="00E27489" w:rsidRDefault="002E1E49" w:rsidP="00E27489">
            <w:pPr>
              <w:spacing w:after="0" w:line="240" w:lineRule="auto"/>
              <w:rPr>
                <w:rFonts w:ascii="Calibri" w:eastAsia="Times New Roman" w:hAnsi="Calibri" w:cs="Calibri"/>
                <w:color w:val="000000"/>
              </w:rPr>
            </w:pPr>
          </w:p>
        </w:tc>
      </w:tr>
      <w:tr w:rsidR="00E27489" w:rsidRPr="00E27489" w14:paraId="5BECF7CD" w14:textId="77777777" w:rsidTr="00517374">
        <w:trPr>
          <w:trHeight w:val="900"/>
        </w:trPr>
        <w:tc>
          <w:tcPr>
            <w:tcW w:w="1007" w:type="pct"/>
            <w:tcBorders>
              <w:top w:val="nil"/>
              <w:left w:val="nil"/>
              <w:bottom w:val="nil"/>
              <w:right w:val="nil"/>
            </w:tcBorders>
            <w:shd w:val="clear" w:color="auto" w:fill="auto"/>
            <w:noWrap/>
            <w:vAlign w:val="center"/>
            <w:hideMark/>
          </w:tcPr>
          <w:p w14:paraId="7CA2937F"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0.0000125-0.000025</w:t>
            </w:r>
          </w:p>
        </w:tc>
        <w:tc>
          <w:tcPr>
            <w:tcW w:w="2257" w:type="pct"/>
            <w:tcBorders>
              <w:top w:val="nil"/>
              <w:left w:val="nil"/>
              <w:bottom w:val="nil"/>
              <w:right w:val="nil"/>
            </w:tcBorders>
            <w:shd w:val="clear" w:color="auto" w:fill="auto"/>
            <w:vAlign w:val="center"/>
            <w:hideMark/>
          </w:tcPr>
          <w:p w14:paraId="0401721E"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Median deployment-level catchability is greater than or equal to 0.0000125 and less than or equal to 0.000025.  </w:t>
            </w:r>
          </w:p>
        </w:tc>
        <w:tc>
          <w:tcPr>
            <w:tcW w:w="139" w:type="pct"/>
            <w:tcBorders>
              <w:top w:val="nil"/>
              <w:left w:val="nil"/>
              <w:bottom w:val="nil"/>
              <w:right w:val="nil"/>
            </w:tcBorders>
            <w:shd w:val="clear" w:color="auto" w:fill="auto"/>
            <w:vAlign w:val="center"/>
            <w:hideMark/>
          </w:tcPr>
          <w:p w14:paraId="4683897E"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3F3E8123" w14:textId="4D2B89A7" w:rsidR="00E27489" w:rsidRPr="00E27489" w:rsidRDefault="002E1E49" w:rsidP="00E27489">
            <w:pPr>
              <w:spacing w:after="0" w:line="240" w:lineRule="auto"/>
              <w:rPr>
                <w:rFonts w:ascii="Calibri" w:eastAsia="Times New Roman" w:hAnsi="Calibri" w:cs="Calibri"/>
                <w:color w:val="000000"/>
              </w:rPr>
            </w:pPr>
            <w:r>
              <w:rPr>
                <w:rFonts w:ascii="Calibri" w:eastAsia="Times New Roman" w:hAnsi="Calibri" w:cs="Calibri"/>
                <w:color w:val="000000"/>
              </w:rPr>
              <w:t>Results in a reasonable occasion-level capture probability distribution based on expert input and comparisons to capture probability estimates from past sampling.</w:t>
            </w:r>
          </w:p>
        </w:tc>
      </w:tr>
      <w:tr w:rsidR="00E27489" w:rsidRPr="00E27489" w14:paraId="6C8F68A8" w14:textId="77777777" w:rsidTr="00517374">
        <w:trPr>
          <w:trHeight w:val="900"/>
        </w:trPr>
        <w:tc>
          <w:tcPr>
            <w:tcW w:w="1007" w:type="pct"/>
            <w:tcBorders>
              <w:top w:val="nil"/>
              <w:left w:val="nil"/>
              <w:bottom w:val="nil"/>
              <w:right w:val="nil"/>
            </w:tcBorders>
            <w:shd w:val="clear" w:color="auto" w:fill="auto"/>
            <w:noWrap/>
            <w:vAlign w:val="center"/>
            <w:hideMark/>
          </w:tcPr>
          <w:p w14:paraId="2CEB5661"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0.000025-0.0000375</w:t>
            </w:r>
          </w:p>
        </w:tc>
        <w:tc>
          <w:tcPr>
            <w:tcW w:w="2257" w:type="pct"/>
            <w:tcBorders>
              <w:top w:val="nil"/>
              <w:left w:val="nil"/>
              <w:bottom w:val="nil"/>
              <w:right w:val="nil"/>
            </w:tcBorders>
            <w:shd w:val="clear" w:color="auto" w:fill="auto"/>
            <w:vAlign w:val="center"/>
            <w:hideMark/>
          </w:tcPr>
          <w:p w14:paraId="5B5D9816"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Median deployment-level catchability is greater than or equal to 0.000025 and less than or equal to 0.0000375.  </w:t>
            </w:r>
          </w:p>
        </w:tc>
        <w:tc>
          <w:tcPr>
            <w:tcW w:w="139" w:type="pct"/>
            <w:tcBorders>
              <w:top w:val="nil"/>
              <w:left w:val="nil"/>
              <w:bottom w:val="nil"/>
              <w:right w:val="nil"/>
            </w:tcBorders>
            <w:shd w:val="clear" w:color="auto" w:fill="auto"/>
            <w:noWrap/>
            <w:vAlign w:val="bottom"/>
            <w:hideMark/>
          </w:tcPr>
          <w:p w14:paraId="30A05D75"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4DBB0287" w14:textId="77777777" w:rsidR="002E1E49" w:rsidRDefault="002E1E49" w:rsidP="00E27489">
            <w:pPr>
              <w:spacing w:after="0" w:line="240" w:lineRule="auto"/>
              <w:rPr>
                <w:rFonts w:ascii="Calibri" w:eastAsia="Times New Roman" w:hAnsi="Calibri" w:cs="Calibri"/>
                <w:color w:val="000000"/>
              </w:rPr>
            </w:pPr>
          </w:p>
          <w:p w14:paraId="740C7632" w14:textId="77777777" w:rsidR="00E27489" w:rsidRDefault="002E1E49" w:rsidP="00E27489">
            <w:pPr>
              <w:spacing w:after="0" w:line="240" w:lineRule="auto"/>
              <w:rPr>
                <w:rFonts w:ascii="Calibri" w:eastAsia="Times New Roman" w:hAnsi="Calibri" w:cs="Calibri"/>
                <w:color w:val="000000"/>
              </w:rPr>
            </w:pPr>
            <w:r>
              <w:rPr>
                <w:rFonts w:ascii="Calibri" w:eastAsia="Times New Roman" w:hAnsi="Calibri" w:cs="Calibri"/>
                <w:color w:val="000000"/>
              </w:rPr>
              <w:t>Results in a reasonable occasion-level capture probability distribution based on expert input and comparisons to capture probability estimates from past sampling.</w:t>
            </w:r>
          </w:p>
          <w:p w14:paraId="132E26B3" w14:textId="1A5CC55E" w:rsidR="002E1E49" w:rsidRPr="00E27489" w:rsidRDefault="002E1E49" w:rsidP="00E27489">
            <w:pPr>
              <w:spacing w:after="0" w:line="240" w:lineRule="auto"/>
              <w:rPr>
                <w:rFonts w:ascii="Calibri" w:eastAsia="Times New Roman" w:hAnsi="Calibri" w:cs="Calibri"/>
                <w:color w:val="000000"/>
              </w:rPr>
            </w:pPr>
          </w:p>
        </w:tc>
      </w:tr>
      <w:tr w:rsidR="00E27489" w:rsidRPr="00E27489" w14:paraId="678A8A77" w14:textId="77777777" w:rsidTr="00517374">
        <w:trPr>
          <w:trHeight w:val="900"/>
        </w:trPr>
        <w:tc>
          <w:tcPr>
            <w:tcW w:w="1007" w:type="pct"/>
            <w:tcBorders>
              <w:top w:val="nil"/>
              <w:left w:val="nil"/>
              <w:bottom w:val="nil"/>
              <w:right w:val="nil"/>
            </w:tcBorders>
            <w:shd w:val="clear" w:color="auto" w:fill="auto"/>
            <w:noWrap/>
            <w:vAlign w:val="center"/>
            <w:hideMark/>
          </w:tcPr>
          <w:p w14:paraId="54AEE7BF"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0.0000375-0.00005</w:t>
            </w:r>
          </w:p>
        </w:tc>
        <w:tc>
          <w:tcPr>
            <w:tcW w:w="2257" w:type="pct"/>
            <w:tcBorders>
              <w:top w:val="nil"/>
              <w:left w:val="nil"/>
              <w:bottom w:val="nil"/>
              <w:right w:val="nil"/>
            </w:tcBorders>
            <w:shd w:val="clear" w:color="auto" w:fill="auto"/>
            <w:vAlign w:val="center"/>
            <w:hideMark/>
          </w:tcPr>
          <w:p w14:paraId="54FD67D2"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Median deployment-level catchability is greater than or equal to 0.0000375 and less than or equal to 0.00005.  </w:t>
            </w:r>
          </w:p>
        </w:tc>
        <w:tc>
          <w:tcPr>
            <w:tcW w:w="139" w:type="pct"/>
            <w:tcBorders>
              <w:top w:val="nil"/>
              <w:left w:val="nil"/>
              <w:bottom w:val="nil"/>
              <w:right w:val="nil"/>
            </w:tcBorders>
            <w:shd w:val="clear" w:color="auto" w:fill="auto"/>
            <w:noWrap/>
            <w:vAlign w:val="bottom"/>
            <w:hideMark/>
          </w:tcPr>
          <w:p w14:paraId="1884D08A"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5EA316E5" w14:textId="77777777" w:rsidR="00E27489" w:rsidRDefault="002E1E49" w:rsidP="00E27489">
            <w:pPr>
              <w:spacing w:after="0" w:line="240" w:lineRule="auto"/>
              <w:rPr>
                <w:rFonts w:ascii="Calibri" w:eastAsia="Times New Roman" w:hAnsi="Calibri" w:cs="Calibri"/>
                <w:color w:val="000000"/>
              </w:rPr>
            </w:pPr>
            <w:r>
              <w:rPr>
                <w:rFonts w:ascii="Calibri" w:eastAsia="Times New Roman" w:hAnsi="Calibri" w:cs="Calibri"/>
                <w:color w:val="000000"/>
              </w:rPr>
              <w:t>Results in a reasonable occasion-level capture probability distribution based on expert input and comparisons to capture probability estimates from past sampling.</w:t>
            </w:r>
          </w:p>
          <w:p w14:paraId="3A40EB2A" w14:textId="30D10B16" w:rsidR="002E1E49" w:rsidRPr="00E27489" w:rsidRDefault="002E1E49" w:rsidP="00E27489">
            <w:pPr>
              <w:spacing w:after="0" w:line="240" w:lineRule="auto"/>
              <w:rPr>
                <w:rFonts w:ascii="Calibri" w:eastAsia="Times New Roman" w:hAnsi="Calibri" w:cs="Calibri"/>
                <w:color w:val="000000"/>
              </w:rPr>
            </w:pPr>
          </w:p>
        </w:tc>
      </w:tr>
      <w:tr w:rsidR="00E27489" w:rsidRPr="00E27489" w14:paraId="1D8CD333" w14:textId="77777777" w:rsidTr="00517374">
        <w:trPr>
          <w:trHeight w:val="900"/>
        </w:trPr>
        <w:tc>
          <w:tcPr>
            <w:tcW w:w="1007" w:type="pct"/>
            <w:tcBorders>
              <w:top w:val="nil"/>
              <w:left w:val="nil"/>
              <w:bottom w:val="nil"/>
              <w:right w:val="nil"/>
            </w:tcBorders>
            <w:shd w:val="clear" w:color="auto" w:fill="auto"/>
            <w:noWrap/>
            <w:vAlign w:val="center"/>
            <w:hideMark/>
          </w:tcPr>
          <w:p w14:paraId="48EED9C3"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0.00005-0.0015</w:t>
            </w:r>
          </w:p>
        </w:tc>
        <w:tc>
          <w:tcPr>
            <w:tcW w:w="2257" w:type="pct"/>
            <w:tcBorders>
              <w:top w:val="nil"/>
              <w:left w:val="nil"/>
              <w:bottom w:val="nil"/>
              <w:right w:val="nil"/>
            </w:tcBorders>
            <w:shd w:val="clear" w:color="auto" w:fill="auto"/>
            <w:vAlign w:val="center"/>
            <w:hideMark/>
          </w:tcPr>
          <w:p w14:paraId="0E24E236"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Median deployment-level catchability is greater than or equal to 0.00005 and less than or equal to 0.0015.  </w:t>
            </w:r>
          </w:p>
        </w:tc>
        <w:tc>
          <w:tcPr>
            <w:tcW w:w="139" w:type="pct"/>
            <w:tcBorders>
              <w:top w:val="nil"/>
              <w:left w:val="nil"/>
              <w:bottom w:val="nil"/>
              <w:right w:val="nil"/>
            </w:tcBorders>
            <w:shd w:val="clear" w:color="auto" w:fill="auto"/>
            <w:noWrap/>
            <w:vAlign w:val="bottom"/>
            <w:hideMark/>
          </w:tcPr>
          <w:p w14:paraId="3806F953"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339A98F6" w14:textId="27B1A90A" w:rsidR="00E27489" w:rsidRDefault="002E1E49" w:rsidP="00E27489">
            <w:pPr>
              <w:spacing w:after="0" w:line="240" w:lineRule="auto"/>
              <w:rPr>
                <w:rFonts w:ascii="Calibri" w:eastAsia="Times New Roman" w:hAnsi="Calibri" w:cs="Calibri"/>
                <w:color w:val="000000"/>
              </w:rPr>
            </w:pPr>
            <w:r>
              <w:rPr>
                <w:rFonts w:ascii="Calibri" w:eastAsia="Times New Roman" w:hAnsi="Calibri" w:cs="Calibri"/>
                <w:color w:val="000000"/>
              </w:rPr>
              <w:t>Results in a reasonable occasion-level capture probability distribution for some gears based on expert input and comparisons to capture probability estimates from past sampling.</w:t>
            </w:r>
          </w:p>
          <w:p w14:paraId="7E97B878" w14:textId="1640160C" w:rsidR="002E1E49" w:rsidRPr="00E27489" w:rsidRDefault="002E1E49" w:rsidP="00E27489">
            <w:pPr>
              <w:spacing w:after="0" w:line="240" w:lineRule="auto"/>
              <w:rPr>
                <w:rFonts w:ascii="Calibri" w:eastAsia="Times New Roman" w:hAnsi="Calibri" w:cs="Calibri"/>
                <w:color w:val="000000"/>
              </w:rPr>
            </w:pPr>
          </w:p>
        </w:tc>
      </w:tr>
      <w:tr w:rsidR="00E27489" w:rsidRPr="00E27489" w14:paraId="285C98FC" w14:textId="77777777" w:rsidTr="00517374">
        <w:trPr>
          <w:trHeight w:val="900"/>
        </w:trPr>
        <w:tc>
          <w:tcPr>
            <w:tcW w:w="1007" w:type="pct"/>
            <w:tcBorders>
              <w:top w:val="nil"/>
              <w:left w:val="nil"/>
              <w:bottom w:val="nil"/>
              <w:right w:val="nil"/>
            </w:tcBorders>
            <w:shd w:val="clear" w:color="auto" w:fill="auto"/>
            <w:noWrap/>
            <w:vAlign w:val="center"/>
            <w:hideMark/>
          </w:tcPr>
          <w:p w14:paraId="3E8F0BE4"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lastRenderedPageBreak/>
              <w:t>0.0015-0.003</w:t>
            </w:r>
          </w:p>
        </w:tc>
        <w:tc>
          <w:tcPr>
            <w:tcW w:w="2257" w:type="pct"/>
            <w:tcBorders>
              <w:top w:val="nil"/>
              <w:left w:val="nil"/>
              <w:bottom w:val="nil"/>
              <w:right w:val="nil"/>
            </w:tcBorders>
            <w:shd w:val="clear" w:color="auto" w:fill="auto"/>
            <w:vAlign w:val="center"/>
            <w:hideMark/>
          </w:tcPr>
          <w:p w14:paraId="10C804CB"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Median deployment-level catchability is greater than or equal to 0.0015 and less than or equal to 0.003.  </w:t>
            </w:r>
          </w:p>
        </w:tc>
        <w:tc>
          <w:tcPr>
            <w:tcW w:w="139" w:type="pct"/>
            <w:tcBorders>
              <w:top w:val="nil"/>
              <w:left w:val="nil"/>
              <w:bottom w:val="nil"/>
              <w:right w:val="nil"/>
            </w:tcBorders>
            <w:shd w:val="clear" w:color="auto" w:fill="auto"/>
            <w:noWrap/>
            <w:vAlign w:val="bottom"/>
            <w:hideMark/>
          </w:tcPr>
          <w:p w14:paraId="646CA6DA"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53BF89B2" w14:textId="77777777" w:rsidR="002E1E49" w:rsidRDefault="002E1E49" w:rsidP="002E1E49">
            <w:pPr>
              <w:spacing w:after="0" w:line="240" w:lineRule="auto"/>
              <w:rPr>
                <w:rFonts w:ascii="Calibri" w:eastAsia="Times New Roman" w:hAnsi="Calibri" w:cs="Calibri"/>
                <w:color w:val="000000"/>
              </w:rPr>
            </w:pPr>
            <w:r>
              <w:rPr>
                <w:rFonts w:ascii="Calibri" w:eastAsia="Times New Roman" w:hAnsi="Calibri" w:cs="Calibri"/>
                <w:color w:val="000000"/>
              </w:rPr>
              <w:t>Results in a reasonable occasion-level capture probability distribution for some gears based on expert input and comparisons to capture probability estimates from past sampling.</w:t>
            </w:r>
          </w:p>
          <w:p w14:paraId="3749E17F" w14:textId="5B72875B" w:rsidR="00E27489" w:rsidRPr="00E27489" w:rsidRDefault="00E27489" w:rsidP="00E27489">
            <w:pPr>
              <w:spacing w:after="0" w:line="240" w:lineRule="auto"/>
              <w:rPr>
                <w:rFonts w:ascii="Calibri" w:eastAsia="Times New Roman" w:hAnsi="Calibri" w:cs="Calibri"/>
                <w:color w:val="000000"/>
              </w:rPr>
            </w:pPr>
          </w:p>
        </w:tc>
      </w:tr>
      <w:tr w:rsidR="00E27489" w:rsidRPr="00E27489" w14:paraId="27D1D1F0" w14:textId="77777777" w:rsidTr="00517374">
        <w:trPr>
          <w:trHeight w:val="900"/>
        </w:trPr>
        <w:tc>
          <w:tcPr>
            <w:tcW w:w="1007" w:type="pct"/>
            <w:tcBorders>
              <w:top w:val="nil"/>
              <w:left w:val="nil"/>
              <w:bottom w:val="nil"/>
              <w:right w:val="nil"/>
            </w:tcBorders>
            <w:shd w:val="clear" w:color="auto" w:fill="auto"/>
            <w:noWrap/>
            <w:vAlign w:val="center"/>
            <w:hideMark/>
          </w:tcPr>
          <w:p w14:paraId="0365B8D8"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0.003-0.0045</w:t>
            </w:r>
          </w:p>
        </w:tc>
        <w:tc>
          <w:tcPr>
            <w:tcW w:w="2257" w:type="pct"/>
            <w:tcBorders>
              <w:top w:val="nil"/>
              <w:left w:val="nil"/>
              <w:bottom w:val="nil"/>
              <w:right w:val="nil"/>
            </w:tcBorders>
            <w:shd w:val="clear" w:color="auto" w:fill="auto"/>
            <w:vAlign w:val="center"/>
            <w:hideMark/>
          </w:tcPr>
          <w:p w14:paraId="7070D9E8"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Median deployment-level catchability is greater than or equal to 0.003 and less than or equal to 0.0045.  </w:t>
            </w:r>
          </w:p>
        </w:tc>
        <w:tc>
          <w:tcPr>
            <w:tcW w:w="139" w:type="pct"/>
            <w:tcBorders>
              <w:top w:val="nil"/>
              <w:left w:val="nil"/>
              <w:bottom w:val="nil"/>
              <w:right w:val="nil"/>
            </w:tcBorders>
            <w:shd w:val="clear" w:color="auto" w:fill="auto"/>
            <w:noWrap/>
            <w:vAlign w:val="bottom"/>
            <w:hideMark/>
          </w:tcPr>
          <w:p w14:paraId="34649643"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37BEFBD6" w14:textId="77777777" w:rsidR="002E1E49" w:rsidRDefault="002E1E49" w:rsidP="002E1E49">
            <w:pPr>
              <w:spacing w:after="0" w:line="240" w:lineRule="auto"/>
              <w:rPr>
                <w:rFonts w:ascii="Calibri" w:eastAsia="Times New Roman" w:hAnsi="Calibri" w:cs="Calibri"/>
                <w:color w:val="000000"/>
              </w:rPr>
            </w:pPr>
            <w:r>
              <w:rPr>
                <w:rFonts w:ascii="Calibri" w:eastAsia="Times New Roman" w:hAnsi="Calibri" w:cs="Calibri"/>
                <w:color w:val="000000"/>
              </w:rPr>
              <w:t>Results in a reasonable occasion-level capture probability distribution for some gears based on expert input and comparisons to capture probability estimates from past sampling.</w:t>
            </w:r>
          </w:p>
          <w:p w14:paraId="11E56148" w14:textId="7612511F" w:rsidR="00E27489" w:rsidRPr="00E27489" w:rsidRDefault="00E27489" w:rsidP="00E27489">
            <w:pPr>
              <w:spacing w:after="0" w:line="240" w:lineRule="auto"/>
              <w:rPr>
                <w:rFonts w:ascii="Calibri" w:eastAsia="Times New Roman" w:hAnsi="Calibri" w:cs="Calibri"/>
                <w:color w:val="000000"/>
              </w:rPr>
            </w:pPr>
          </w:p>
        </w:tc>
      </w:tr>
      <w:tr w:rsidR="00E27489" w:rsidRPr="00E27489" w14:paraId="2FEBFCE3" w14:textId="77777777" w:rsidTr="00517374">
        <w:trPr>
          <w:trHeight w:val="900"/>
        </w:trPr>
        <w:tc>
          <w:tcPr>
            <w:tcW w:w="1007" w:type="pct"/>
            <w:tcBorders>
              <w:top w:val="nil"/>
              <w:left w:val="nil"/>
              <w:bottom w:val="nil"/>
              <w:right w:val="nil"/>
            </w:tcBorders>
            <w:shd w:val="clear" w:color="auto" w:fill="auto"/>
            <w:noWrap/>
            <w:vAlign w:val="center"/>
            <w:hideMark/>
          </w:tcPr>
          <w:p w14:paraId="376FA24E"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0.0045-0.006</w:t>
            </w:r>
          </w:p>
        </w:tc>
        <w:tc>
          <w:tcPr>
            <w:tcW w:w="2257" w:type="pct"/>
            <w:tcBorders>
              <w:top w:val="nil"/>
              <w:left w:val="nil"/>
              <w:bottom w:val="nil"/>
              <w:right w:val="nil"/>
            </w:tcBorders>
            <w:shd w:val="clear" w:color="auto" w:fill="auto"/>
            <w:vAlign w:val="center"/>
            <w:hideMark/>
          </w:tcPr>
          <w:p w14:paraId="50B25411" w14:textId="77777777" w:rsidR="00E27489" w:rsidRPr="00E27489" w:rsidRDefault="00E27489" w:rsidP="00E27489">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Median deployment-level catchability is greater than or equal to 0.0045 and less than or equal to 0.006.  </w:t>
            </w:r>
          </w:p>
        </w:tc>
        <w:tc>
          <w:tcPr>
            <w:tcW w:w="139" w:type="pct"/>
            <w:tcBorders>
              <w:top w:val="nil"/>
              <w:left w:val="nil"/>
              <w:bottom w:val="nil"/>
              <w:right w:val="nil"/>
            </w:tcBorders>
            <w:shd w:val="clear" w:color="auto" w:fill="auto"/>
            <w:noWrap/>
            <w:vAlign w:val="bottom"/>
            <w:hideMark/>
          </w:tcPr>
          <w:p w14:paraId="644FDFD3" w14:textId="77777777" w:rsidR="00E27489" w:rsidRPr="00E27489" w:rsidRDefault="00E27489" w:rsidP="00E27489">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2E36DC33" w14:textId="77777777" w:rsidR="002E1E49" w:rsidRDefault="002E1E49" w:rsidP="002E1E49">
            <w:pPr>
              <w:spacing w:after="0" w:line="240" w:lineRule="auto"/>
              <w:rPr>
                <w:rFonts w:ascii="Calibri" w:eastAsia="Times New Roman" w:hAnsi="Calibri" w:cs="Calibri"/>
                <w:color w:val="000000"/>
              </w:rPr>
            </w:pPr>
            <w:r>
              <w:rPr>
                <w:rFonts w:ascii="Calibri" w:eastAsia="Times New Roman" w:hAnsi="Calibri" w:cs="Calibri"/>
                <w:color w:val="000000"/>
              </w:rPr>
              <w:t>Results in a reasonable occasion-level capture probability distribution for some gears based on expert input and comparisons to capture probability estimates from past sampling.</w:t>
            </w:r>
          </w:p>
          <w:p w14:paraId="674A7EB6" w14:textId="34D01809" w:rsidR="00E27489" w:rsidRPr="00E27489" w:rsidRDefault="00E27489" w:rsidP="00E27489">
            <w:pPr>
              <w:spacing w:after="0" w:line="240" w:lineRule="auto"/>
              <w:rPr>
                <w:rFonts w:ascii="Calibri" w:eastAsia="Times New Roman" w:hAnsi="Calibri" w:cs="Calibri"/>
                <w:color w:val="000000"/>
              </w:rPr>
            </w:pPr>
          </w:p>
        </w:tc>
      </w:tr>
    </w:tbl>
    <w:p w14:paraId="1D5AFD96" w14:textId="0B51521B" w:rsidR="00E27489" w:rsidRDefault="00E27489" w:rsidP="00DF6235">
      <w:pPr>
        <w:spacing w:after="0"/>
        <w:rPr>
          <w:rFonts w:ascii="Times New Roman" w:hAnsi="Times New Roman" w:cs="Times New Roman"/>
        </w:rPr>
      </w:pPr>
    </w:p>
    <w:p w14:paraId="49C78DC8" w14:textId="0796FF70" w:rsidR="00E27489" w:rsidRDefault="00E27489" w:rsidP="00DF6235">
      <w:pPr>
        <w:spacing w:after="0"/>
        <w:rPr>
          <w:rFonts w:ascii="Times New Roman" w:hAnsi="Times New Roman" w:cs="Times New Roman"/>
        </w:rPr>
      </w:pPr>
    </w:p>
    <w:p w14:paraId="57CA3C6F" w14:textId="3F376873" w:rsidR="00E27489" w:rsidRDefault="00E27489" w:rsidP="002E1E49">
      <w:pPr>
        <w:pageBreakBefore/>
        <w:spacing w:after="0"/>
        <w:rPr>
          <w:rFonts w:ascii="Times New Roman" w:hAnsi="Times New Roman" w:cs="Times New Roman"/>
        </w:rPr>
      </w:pPr>
      <w:r>
        <w:rPr>
          <w:rFonts w:ascii="Times New Roman" w:hAnsi="Times New Roman" w:cs="Times New Roman"/>
        </w:rPr>
        <w:lastRenderedPageBreak/>
        <w:t>Table 11.</w:t>
      </w:r>
      <w:r w:rsidR="00A9121D">
        <w:rPr>
          <w:rFonts w:ascii="Times New Roman" w:hAnsi="Times New Roman" w:cs="Times New Roman"/>
        </w:rPr>
        <w:t xml:space="preserve">  Description of the states for both the Upper Basin Catchability Variation and the Lower Basin Catchability Variation nature nodes.  </w:t>
      </w:r>
    </w:p>
    <w:tbl>
      <w:tblPr>
        <w:tblW w:w="5000" w:type="pct"/>
        <w:tblLook w:val="04A0" w:firstRow="1" w:lastRow="0" w:firstColumn="1" w:lastColumn="0" w:noHBand="0" w:noVBand="1"/>
      </w:tblPr>
      <w:tblGrid>
        <w:gridCol w:w="1351"/>
        <w:gridCol w:w="6389"/>
        <w:gridCol w:w="451"/>
        <w:gridCol w:w="4769"/>
      </w:tblGrid>
      <w:tr w:rsidR="00E27489" w:rsidRPr="00E27489" w14:paraId="763F7B00"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48E78E00" w14:textId="58E25D74" w:rsidR="00E27489" w:rsidRPr="00E27489" w:rsidRDefault="00E27489" w:rsidP="00E27489">
            <w:pPr>
              <w:spacing w:after="0" w:line="240" w:lineRule="auto"/>
              <w:jc w:val="center"/>
              <w:rPr>
                <w:rFonts w:ascii="Calibri" w:eastAsia="Times New Roman" w:hAnsi="Calibri" w:cs="Calibri"/>
                <w:b/>
                <w:bCs/>
                <w:i/>
                <w:iCs/>
                <w:color w:val="000000"/>
                <w:sz w:val="24"/>
                <w:szCs w:val="24"/>
              </w:rPr>
            </w:pPr>
            <w:r w:rsidRPr="00E27489">
              <w:rPr>
                <w:rFonts w:ascii="Calibri" w:eastAsia="Times New Roman" w:hAnsi="Calibri" w:cs="Calibri"/>
                <w:b/>
                <w:bCs/>
                <w:i/>
                <w:iCs/>
                <w:color w:val="000000"/>
                <w:sz w:val="24"/>
                <w:szCs w:val="24"/>
              </w:rPr>
              <w:t>Catchability Variation</w:t>
            </w:r>
          </w:p>
        </w:tc>
      </w:tr>
      <w:tr w:rsidR="006640CE" w:rsidRPr="00E27489" w14:paraId="1C720E34" w14:textId="77777777" w:rsidTr="006640CE">
        <w:trPr>
          <w:trHeight w:val="300"/>
        </w:trPr>
        <w:tc>
          <w:tcPr>
            <w:tcW w:w="521" w:type="pct"/>
            <w:tcBorders>
              <w:top w:val="nil"/>
              <w:left w:val="nil"/>
              <w:bottom w:val="single" w:sz="4" w:space="0" w:color="auto"/>
              <w:right w:val="nil"/>
            </w:tcBorders>
            <w:shd w:val="clear" w:color="auto" w:fill="auto"/>
            <w:noWrap/>
            <w:vAlign w:val="bottom"/>
            <w:hideMark/>
          </w:tcPr>
          <w:p w14:paraId="7C5EA981"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States</w:t>
            </w:r>
          </w:p>
        </w:tc>
        <w:tc>
          <w:tcPr>
            <w:tcW w:w="2465" w:type="pct"/>
            <w:tcBorders>
              <w:top w:val="nil"/>
              <w:left w:val="nil"/>
              <w:bottom w:val="single" w:sz="4" w:space="0" w:color="auto"/>
              <w:right w:val="nil"/>
            </w:tcBorders>
            <w:shd w:val="clear" w:color="auto" w:fill="auto"/>
            <w:noWrap/>
            <w:vAlign w:val="bottom"/>
            <w:hideMark/>
          </w:tcPr>
          <w:p w14:paraId="5699B977"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Definitions</w:t>
            </w:r>
          </w:p>
        </w:tc>
        <w:tc>
          <w:tcPr>
            <w:tcW w:w="174" w:type="pct"/>
            <w:tcBorders>
              <w:top w:val="nil"/>
              <w:left w:val="nil"/>
              <w:bottom w:val="single" w:sz="4" w:space="0" w:color="auto"/>
              <w:right w:val="nil"/>
            </w:tcBorders>
            <w:shd w:val="clear" w:color="auto" w:fill="auto"/>
            <w:noWrap/>
            <w:vAlign w:val="bottom"/>
            <w:hideMark/>
          </w:tcPr>
          <w:p w14:paraId="626CF0F5"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 </w:t>
            </w:r>
          </w:p>
        </w:tc>
        <w:tc>
          <w:tcPr>
            <w:tcW w:w="1840" w:type="pct"/>
            <w:tcBorders>
              <w:top w:val="nil"/>
              <w:left w:val="nil"/>
              <w:bottom w:val="single" w:sz="4" w:space="0" w:color="auto"/>
              <w:right w:val="nil"/>
            </w:tcBorders>
            <w:shd w:val="clear" w:color="auto" w:fill="auto"/>
            <w:noWrap/>
            <w:vAlign w:val="bottom"/>
            <w:hideMark/>
          </w:tcPr>
          <w:p w14:paraId="0864C1F8" w14:textId="77777777" w:rsidR="00E27489" w:rsidRPr="00E27489" w:rsidRDefault="00E27489" w:rsidP="00E27489">
            <w:pPr>
              <w:spacing w:after="0" w:line="240" w:lineRule="auto"/>
              <w:jc w:val="center"/>
              <w:rPr>
                <w:rFonts w:ascii="Calibri" w:eastAsia="Times New Roman" w:hAnsi="Calibri" w:cs="Calibri"/>
                <w:b/>
                <w:bCs/>
                <w:color w:val="000000"/>
              </w:rPr>
            </w:pPr>
            <w:r w:rsidRPr="00E27489">
              <w:rPr>
                <w:rFonts w:ascii="Calibri" w:eastAsia="Times New Roman" w:hAnsi="Calibri" w:cs="Calibri"/>
                <w:b/>
                <w:bCs/>
                <w:color w:val="000000"/>
              </w:rPr>
              <w:t>Justifications</w:t>
            </w:r>
          </w:p>
        </w:tc>
      </w:tr>
      <w:tr w:rsidR="006640CE" w:rsidRPr="00E27489" w14:paraId="60CE5F65" w14:textId="77777777" w:rsidTr="006640CE">
        <w:trPr>
          <w:trHeight w:val="900"/>
        </w:trPr>
        <w:tc>
          <w:tcPr>
            <w:tcW w:w="521" w:type="pct"/>
            <w:tcBorders>
              <w:top w:val="nil"/>
              <w:left w:val="nil"/>
              <w:bottom w:val="nil"/>
              <w:right w:val="nil"/>
            </w:tcBorders>
            <w:shd w:val="clear" w:color="auto" w:fill="auto"/>
            <w:noWrap/>
            <w:vAlign w:val="center"/>
            <w:hideMark/>
          </w:tcPr>
          <w:p w14:paraId="5E97A2D3"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Low</w:t>
            </w:r>
          </w:p>
        </w:tc>
        <w:tc>
          <w:tcPr>
            <w:tcW w:w="2465" w:type="pct"/>
            <w:tcBorders>
              <w:top w:val="nil"/>
              <w:left w:val="nil"/>
              <w:bottom w:val="nil"/>
              <w:right w:val="nil"/>
            </w:tcBorders>
            <w:shd w:val="clear" w:color="auto" w:fill="auto"/>
            <w:vAlign w:val="center"/>
            <w:hideMark/>
          </w:tcPr>
          <w:p w14:paraId="7A4E72DB" w14:textId="40C1F4B8" w:rsidR="00E27489" w:rsidRPr="00E27489" w:rsidRDefault="00E27489" w:rsidP="006640CE">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The standard error of the logit-transformed deployment-level catchabilities are greater than or equal to 0 and less than or equal to 0.5 (i.e., </w:t>
            </w:r>
            <w:r w:rsidR="006640CE" w:rsidRPr="006640CE">
              <w:rPr>
                <w:position w:val="-14"/>
              </w:rPr>
              <w:object w:dxaOrig="1219" w:dyaOrig="380" w14:anchorId="4ACE53C0">
                <v:shape id="_x0000_i1040" type="#_x0000_t75" style="width:60.65pt;height:18.95pt" o:ole="">
                  <v:imagedata r:id="rId38" o:title=""/>
                </v:shape>
                <o:OLEObject Type="Embed" ProgID="Equation.DSMT4" ShapeID="_x0000_i1040" DrawAspect="Content" ObjectID="_1590479837" r:id="rId39"/>
              </w:object>
            </w:r>
            <w:r w:rsidRPr="00E27489">
              <w:rPr>
                <w:rFonts w:ascii="Calibri" w:eastAsia="Times New Roman" w:hAnsi="Calibri" w:cs="Calibri"/>
                <w:color w:val="000000"/>
              </w:rPr>
              <w:t>)</w:t>
            </w:r>
          </w:p>
        </w:tc>
        <w:tc>
          <w:tcPr>
            <w:tcW w:w="174" w:type="pct"/>
            <w:tcBorders>
              <w:top w:val="nil"/>
              <w:left w:val="nil"/>
              <w:bottom w:val="nil"/>
              <w:right w:val="nil"/>
            </w:tcBorders>
            <w:shd w:val="clear" w:color="auto" w:fill="auto"/>
            <w:vAlign w:val="center"/>
            <w:hideMark/>
          </w:tcPr>
          <w:p w14:paraId="2E994594" w14:textId="77777777" w:rsidR="00E27489" w:rsidRPr="00E27489" w:rsidRDefault="00E27489" w:rsidP="00E27489">
            <w:pPr>
              <w:spacing w:after="0" w:line="240" w:lineRule="auto"/>
              <w:rPr>
                <w:rFonts w:ascii="Calibri" w:eastAsia="Times New Roman" w:hAnsi="Calibri" w:cs="Calibri"/>
                <w:color w:val="000000"/>
              </w:rPr>
            </w:pPr>
          </w:p>
        </w:tc>
        <w:tc>
          <w:tcPr>
            <w:tcW w:w="1840" w:type="pct"/>
            <w:tcBorders>
              <w:top w:val="nil"/>
              <w:left w:val="nil"/>
              <w:bottom w:val="nil"/>
              <w:right w:val="nil"/>
            </w:tcBorders>
            <w:shd w:val="clear" w:color="auto" w:fill="auto"/>
            <w:vAlign w:val="center"/>
            <w:hideMark/>
          </w:tcPr>
          <w:p w14:paraId="490F08B8" w14:textId="64AFCFC8" w:rsidR="00E27489" w:rsidRPr="00E27489" w:rsidRDefault="00607205" w:rsidP="00E27489">
            <w:pPr>
              <w:spacing w:after="0" w:line="240" w:lineRule="auto"/>
              <w:rPr>
                <w:rFonts w:ascii="Calibri" w:eastAsia="Times New Roman" w:hAnsi="Calibri" w:cs="Calibri"/>
                <w:color w:val="000000"/>
              </w:rPr>
            </w:pPr>
            <w:r>
              <w:rPr>
                <w:rFonts w:ascii="Calibri" w:eastAsia="Times New Roman" w:hAnsi="Calibri" w:cs="Calibri"/>
                <w:color w:val="000000"/>
              </w:rPr>
              <w:t>Catchability values vary based on environmental, biological, and technological conditions that are constantly changing.</w:t>
            </w:r>
          </w:p>
        </w:tc>
      </w:tr>
      <w:tr w:rsidR="006640CE" w:rsidRPr="00E27489" w14:paraId="71A23EA2" w14:textId="77777777" w:rsidTr="006640CE">
        <w:trPr>
          <w:trHeight w:val="900"/>
        </w:trPr>
        <w:tc>
          <w:tcPr>
            <w:tcW w:w="521" w:type="pct"/>
            <w:tcBorders>
              <w:top w:val="nil"/>
              <w:left w:val="nil"/>
              <w:bottom w:val="nil"/>
              <w:right w:val="nil"/>
            </w:tcBorders>
            <w:shd w:val="clear" w:color="auto" w:fill="auto"/>
            <w:noWrap/>
            <w:vAlign w:val="center"/>
            <w:hideMark/>
          </w:tcPr>
          <w:p w14:paraId="682E9CC0"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Medium</w:t>
            </w:r>
          </w:p>
        </w:tc>
        <w:tc>
          <w:tcPr>
            <w:tcW w:w="2465" w:type="pct"/>
            <w:tcBorders>
              <w:top w:val="nil"/>
              <w:left w:val="nil"/>
              <w:bottom w:val="nil"/>
              <w:right w:val="nil"/>
            </w:tcBorders>
            <w:shd w:val="clear" w:color="auto" w:fill="auto"/>
            <w:vAlign w:val="center"/>
            <w:hideMark/>
          </w:tcPr>
          <w:p w14:paraId="5F4063A4" w14:textId="502ECDE3" w:rsidR="00E27489" w:rsidRPr="00E27489" w:rsidRDefault="00E27489" w:rsidP="006640CE">
            <w:pPr>
              <w:spacing w:after="0" w:line="240" w:lineRule="auto"/>
              <w:rPr>
                <w:rFonts w:ascii="Calibri" w:eastAsia="Times New Roman" w:hAnsi="Calibri" w:cs="Calibri"/>
                <w:color w:val="000000"/>
              </w:rPr>
            </w:pPr>
            <w:r w:rsidRPr="00E27489">
              <w:rPr>
                <w:rFonts w:ascii="Calibri" w:eastAsia="Times New Roman" w:hAnsi="Calibri" w:cs="Calibri"/>
                <w:color w:val="000000"/>
              </w:rPr>
              <w:t>The standard error of the logit-transformed deployment-level catchabilities are greater than or equal to 0.5 and less than o</w:t>
            </w:r>
            <w:r w:rsidR="006640CE">
              <w:rPr>
                <w:rFonts w:ascii="Calibri" w:eastAsia="Times New Roman" w:hAnsi="Calibri" w:cs="Calibri"/>
                <w:color w:val="000000"/>
              </w:rPr>
              <w:t xml:space="preserve">r equal to 1 (i.e., </w:t>
            </w:r>
            <w:r w:rsidR="006640CE" w:rsidRPr="006640CE">
              <w:rPr>
                <w:position w:val="-14"/>
              </w:rPr>
              <w:object w:dxaOrig="1180" w:dyaOrig="380" w14:anchorId="4E8FA031">
                <v:shape id="_x0000_i1041" type="#_x0000_t75" style="width:59.55pt;height:18.95pt" o:ole="">
                  <v:imagedata r:id="rId40" o:title=""/>
                </v:shape>
                <o:OLEObject Type="Embed" ProgID="Equation.DSMT4" ShapeID="_x0000_i1041" DrawAspect="Content" ObjectID="_1590479838" r:id="rId41"/>
              </w:object>
            </w:r>
            <w:r w:rsidRPr="00E27489">
              <w:rPr>
                <w:rFonts w:ascii="Calibri" w:eastAsia="Times New Roman" w:hAnsi="Calibri" w:cs="Calibri"/>
                <w:color w:val="000000"/>
              </w:rPr>
              <w:t>)</w:t>
            </w:r>
          </w:p>
        </w:tc>
        <w:tc>
          <w:tcPr>
            <w:tcW w:w="174" w:type="pct"/>
            <w:tcBorders>
              <w:top w:val="nil"/>
              <w:left w:val="nil"/>
              <w:bottom w:val="nil"/>
              <w:right w:val="nil"/>
            </w:tcBorders>
            <w:shd w:val="clear" w:color="auto" w:fill="auto"/>
            <w:vAlign w:val="center"/>
            <w:hideMark/>
          </w:tcPr>
          <w:p w14:paraId="443B6804" w14:textId="77777777" w:rsidR="00E27489" w:rsidRPr="00E27489" w:rsidRDefault="00E27489" w:rsidP="00E27489">
            <w:pPr>
              <w:spacing w:after="0" w:line="240" w:lineRule="auto"/>
              <w:rPr>
                <w:rFonts w:ascii="Calibri" w:eastAsia="Times New Roman" w:hAnsi="Calibri" w:cs="Calibri"/>
                <w:color w:val="000000"/>
              </w:rPr>
            </w:pPr>
          </w:p>
        </w:tc>
        <w:tc>
          <w:tcPr>
            <w:tcW w:w="1840" w:type="pct"/>
            <w:tcBorders>
              <w:top w:val="nil"/>
              <w:left w:val="nil"/>
              <w:bottom w:val="nil"/>
              <w:right w:val="nil"/>
            </w:tcBorders>
            <w:shd w:val="clear" w:color="auto" w:fill="auto"/>
            <w:vAlign w:val="center"/>
            <w:hideMark/>
          </w:tcPr>
          <w:p w14:paraId="36122856" w14:textId="6CFD7C82" w:rsidR="00E27489" w:rsidRPr="00E27489" w:rsidRDefault="00607205" w:rsidP="00E27489">
            <w:pPr>
              <w:spacing w:after="0" w:line="240" w:lineRule="auto"/>
              <w:rPr>
                <w:rFonts w:ascii="Calibri" w:eastAsia="Times New Roman" w:hAnsi="Calibri" w:cs="Calibri"/>
                <w:color w:val="000000"/>
              </w:rPr>
            </w:pPr>
            <w:r>
              <w:rPr>
                <w:rFonts w:ascii="Calibri" w:eastAsia="Times New Roman" w:hAnsi="Calibri" w:cs="Calibri"/>
                <w:color w:val="000000"/>
              </w:rPr>
              <w:t>Catchability values vary based on environmental, biological, and technological conditions that are constantly changing</w:t>
            </w:r>
          </w:p>
        </w:tc>
      </w:tr>
      <w:tr w:rsidR="006640CE" w:rsidRPr="00E27489" w14:paraId="20834563" w14:textId="77777777" w:rsidTr="006640CE">
        <w:trPr>
          <w:trHeight w:val="900"/>
        </w:trPr>
        <w:tc>
          <w:tcPr>
            <w:tcW w:w="521" w:type="pct"/>
            <w:tcBorders>
              <w:top w:val="nil"/>
              <w:left w:val="nil"/>
              <w:bottom w:val="nil"/>
              <w:right w:val="nil"/>
            </w:tcBorders>
            <w:shd w:val="clear" w:color="auto" w:fill="auto"/>
            <w:noWrap/>
            <w:vAlign w:val="center"/>
            <w:hideMark/>
          </w:tcPr>
          <w:p w14:paraId="7849D36B" w14:textId="77777777" w:rsidR="00E27489" w:rsidRPr="00E27489" w:rsidRDefault="00E27489" w:rsidP="00E27489">
            <w:pPr>
              <w:spacing w:after="0" w:line="240" w:lineRule="auto"/>
              <w:jc w:val="center"/>
              <w:rPr>
                <w:rFonts w:ascii="Calibri" w:eastAsia="Times New Roman" w:hAnsi="Calibri" w:cs="Calibri"/>
                <w:color w:val="000000"/>
              </w:rPr>
            </w:pPr>
            <w:r w:rsidRPr="00E27489">
              <w:rPr>
                <w:rFonts w:ascii="Calibri" w:eastAsia="Times New Roman" w:hAnsi="Calibri" w:cs="Calibri"/>
                <w:color w:val="000000"/>
              </w:rPr>
              <w:t>High</w:t>
            </w:r>
          </w:p>
        </w:tc>
        <w:tc>
          <w:tcPr>
            <w:tcW w:w="2465" w:type="pct"/>
            <w:tcBorders>
              <w:top w:val="nil"/>
              <w:left w:val="nil"/>
              <w:bottom w:val="nil"/>
              <w:right w:val="nil"/>
            </w:tcBorders>
            <w:shd w:val="clear" w:color="auto" w:fill="auto"/>
            <w:vAlign w:val="center"/>
            <w:hideMark/>
          </w:tcPr>
          <w:p w14:paraId="4340B8C4" w14:textId="361FA4FA" w:rsidR="00E27489" w:rsidRPr="00E27489" w:rsidRDefault="00E27489" w:rsidP="006640CE">
            <w:pPr>
              <w:spacing w:after="0" w:line="240" w:lineRule="auto"/>
              <w:rPr>
                <w:rFonts w:ascii="Calibri" w:eastAsia="Times New Roman" w:hAnsi="Calibri" w:cs="Calibri"/>
                <w:color w:val="000000"/>
              </w:rPr>
            </w:pPr>
            <w:r w:rsidRPr="00E27489">
              <w:rPr>
                <w:rFonts w:ascii="Calibri" w:eastAsia="Times New Roman" w:hAnsi="Calibri" w:cs="Calibri"/>
                <w:color w:val="000000"/>
              </w:rPr>
              <w:t xml:space="preserve">The standard error of the logit-transformed deployment-level catchabilities are greater than or equal to 1 and less than or equal to 1.5 (i.e., </w:t>
            </w:r>
            <w:r w:rsidR="006640CE" w:rsidRPr="006640CE">
              <w:rPr>
                <w:position w:val="-14"/>
              </w:rPr>
              <w:object w:dxaOrig="1160" w:dyaOrig="380" w14:anchorId="085773A3">
                <v:shape id="_x0000_i1042" type="#_x0000_t75" style="width:57.9pt;height:18.95pt" o:ole="">
                  <v:imagedata r:id="rId42" o:title=""/>
                </v:shape>
                <o:OLEObject Type="Embed" ProgID="Equation.DSMT4" ShapeID="_x0000_i1042" DrawAspect="Content" ObjectID="_1590479839" r:id="rId43"/>
              </w:object>
            </w:r>
            <w:r w:rsidRPr="00E27489">
              <w:rPr>
                <w:rFonts w:ascii="Calibri" w:eastAsia="Times New Roman" w:hAnsi="Calibri" w:cs="Calibri"/>
                <w:color w:val="000000"/>
              </w:rPr>
              <w:t>)</w:t>
            </w:r>
          </w:p>
        </w:tc>
        <w:tc>
          <w:tcPr>
            <w:tcW w:w="174" w:type="pct"/>
            <w:tcBorders>
              <w:top w:val="nil"/>
              <w:left w:val="nil"/>
              <w:bottom w:val="nil"/>
              <w:right w:val="nil"/>
            </w:tcBorders>
            <w:shd w:val="clear" w:color="auto" w:fill="auto"/>
            <w:noWrap/>
            <w:vAlign w:val="bottom"/>
            <w:hideMark/>
          </w:tcPr>
          <w:p w14:paraId="24FD0BA6" w14:textId="77777777" w:rsidR="00E27489" w:rsidRPr="00E27489" w:rsidRDefault="00E27489" w:rsidP="00E27489">
            <w:pPr>
              <w:spacing w:after="0" w:line="240" w:lineRule="auto"/>
              <w:rPr>
                <w:rFonts w:ascii="Calibri" w:eastAsia="Times New Roman" w:hAnsi="Calibri" w:cs="Calibri"/>
                <w:color w:val="000000"/>
              </w:rPr>
            </w:pPr>
          </w:p>
        </w:tc>
        <w:tc>
          <w:tcPr>
            <w:tcW w:w="1840" w:type="pct"/>
            <w:tcBorders>
              <w:top w:val="nil"/>
              <w:left w:val="nil"/>
              <w:bottom w:val="nil"/>
              <w:right w:val="nil"/>
            </w:tcBorders>
            <w:shd w:val="clear" w:color="auto" w:fill="auto"/>
            <w:vAlign w:val="center"/>
            <w:hideMark/>
          </w:tcPr>
          <w:p w14:paraId="1AB4ADFB" w14:textId="0311E079" w:rsidR="00E27489" w:rsidRPr="00E27489" w:rsidRDefault="00607205" w:rsidP="00E27489">
            <w:pPr>
              <w:spacing w:after="0" w:line="240" w:lineRule="auto"/>
              <w:rPr>
                <w:rFonts w:ascii="Calibri" w:eastAsia="Times New Roman" w:hAnsi="Calibri" w:cs="Calibri"/>
                <w:color w:val="000000"/>
              </w:rPr>
            </w:pPr>
            <w:r>
              <w:rPr>
                <w:rFonts w:ascii="Calibri" w:eastAsia="Times New Roman" w:hAnsi="Calibri" w:cs="Calibri"/>
                <w:color w:val="000000"/>
              </w:rPr>
              <w:t>Catchability values vary based on environmental, biological, and technological conditions that are constantly changing</w:t>
            </w:r>
          </w:p>
        </w:tc>
      </w:tr>
    </w:tbl>
    <w:p w14:paraId="3F535049" w14:textId="67099A37" w:rsidR="00E27489" w:rsidRDefault="00E27489" w:rsidP="00DF6235">
      <w:pPr>
        <w:spacing w:after="0"/>
        <w:rPr>
          <w:rFonts w:ascii="Times New Roman" w:hAnsi="Times New Roman" w:cs="Times New Roman"/>
        </w:rPr>
      </w:pPr>
    </w:p>
    <w:p w14:paraId="766E131C" w14:textId="77DFFEEC" w:rsidR="00E27489" w:rsidRDefault="00E27489" w:rsidP="00DF6235">
      <w:pPr>
        <w:spacing w:after="0"/>
        <w:rPr>
          <w:rFonts w:ascii="Times New Roman" w:hAnsi="Times New Roman" w:cs="Times New Roman"/>
        </w:rPr>
      </w:pPr>
    </w:p>
    <w:p w14:paraId="67439759" w14:textId="271215AA" w:rsidR="00E27489" w:rsidRDefault="00E27489" w:rsidP="006640CE">
      <w:pPr>
        <w:pageBreakBefore/>
        <w:spacing w:after="0"/>
        <w:rPr>
          <w:rFonts w:ascii="Times New Roman" w:hAnsi="Times New Roman" w:cs="Times New Roman"/>
        </w:rPr>
      </w:pPr>
    </w:p>
    <w:p w14:paraId="7BD5D68C" w14:textId="6DB94A21" w:rsidR="00E27489" w:rsidRDefault="006640CE" w:rsidP="00DF6235">
      <w:pPr>
        <w:spacing w:after="0"/>
        <w:rPr>
          <w:rFonts w:ascii="Times New Roman" w:hAnsi="Times New Roman" w:cs="Times New Roman"/>
        </w:rPr>
      </w:pPr>
      <w:r>
        <w:rPr>
          <w:rFonts w:ascii="Times New Roman" w:hAnsi="Times New Roman" w:cs="Times New Roman"/>
        </w:rPr>
        <w:t>Table 12.</w:t>
      </w:r>
      <w:r w:rsidR="00F55C59">
        <w:rPr>
          <w:rFonts w:ascii="Times New Roman" w:hAnsi="Times New Roman" w:cs="Times New Roman"/>
        </w:rPr>
        <w:t xml:space="preserve">  Description of the states of the Mean p</w:t>
      </w:r>
      <w:r w:rsidR="00F55C59" w:rsidRPr="00F55C59">
        <w:rPr>
          <w:rFonts w:ascii="Times New Roman" w:hAnsi="Times New Roman" w:cs="Times New Roman"/>
          <w:vertAlign w:val="subscript"/>
        </w:rPr>
        <w:t>0</w:t>
      </w:r>
      <w:r w:rsidR="00F55C59">
        <w:rPr>
          <w:rFonts w:ascii="Times New Roman" w:hAnsi="Times New Roman" w:cs="Times New Roman"/>
        </w:rPr>
        <w:t xml:space="preserve"> nature node.  </w:t>
      </w:r>
    </w:p>
    <w:tbl>
      <w:tblPr>
        <w:tblW w:w="5000" w:type="pct"/>
        <w:tblLook w:val="04A0" w:firstRow="1" w:lastRow="0" w:firstColumn="1" w:lastColumn="0" w:noHBand="0" w:noVBand="1"/>
      </w:tblPr>
      <w:tblGrid>
        <w:gridCol w:w="2071"/>
        <w:gridCol w:w="6208"/>
        <w:gridCol w:w="272"/>
        <w:gridCol w:w="4409"/>
      </w:tblGrid>
      <w:tr w:rsidR="006640CE" w:rsidRPr="006640CE" w14:paraId="4028C3B1" w14:textId="77777777" w:rsidTr="002237D3">
        <w:trPr>
          <w:trHeight w:val="37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765BF090" w14:textId="77777777" w:rsidR="006640CE" w:rsidRPr="006640CE" w:rsidRDefault="006640CE" w:rsidP="006640CE">
            <w:pPr>
              <w:spacing w:after="0" w:line="240" w:lineRule="auto"/>
              <w:jc w:val="center"/>
              <w:rPr>
                <w:rFonts w:ascii="Calibri" w:eastAsia="Times New Roman" w:hAnsi="Calibri" w:cs="Calibri"/>
                <w:b/>
                <w:bCs/>
                <w:i/>
                <w:iCs/>
                <w:color w:val="000000"/>
                <w:sz w:val="24"/>
                <w:szCs w:val="24"/>
              </w:rPr>
            </w:pPr>
            <w:r w:rsidRPr="006640CE">
              <w:rPr>
                <w:rFonts w:ascii="Calibri" w:eastAsia="Times New Roman" w:hAnsi="Calibri" w:cs="Calibri"/>
                <w:b/>
                <w:bCs/>
                <w:i/>
                <w:iCs/>
                <w:color w:val="000000"/>
                <w:sz w:val="24"/>
                <w:szCs w:val="24"/>
              </w:rPr>
              <w:t>Mean p</w:t>
            </w:r>
            <w:r w:rsidRPr="006640CE">
              <w:rPr>
                <w:rFonts w:ascii="Calibri" w:eastAsia="Times New Roman" w:hAnsi="Calibri" w:cs="Calibri"/>
                <w:b/>
                <w:bCs/>
                <w:i/>
                <w:iCs/>
                <w:color w:val="000000"/>
                <w:sz w:val="24"/>
                <w:szCs w:val="24"/>
                <w:vertAlign w:val="subscript"/>
              </w:rPr>
              <w:t>0</w:t>
            </w:r>
          </w:p>
        </w:tc>
      </w:tr>
      <w:tr w:rsidR="00394497" w:rsidRPr="006640CE" w14:paraId="094AC72C" w14:textId="77777777" w:rsidTr="00394497">
        <w:trPr>
          <w:trHeight w:val="300"/>
        </w:trPr>
        <w:tc>
          <w:tcPr>
            <w:tcW w:w="799" w:type="pct"/>
            <w:tcBorders>
              <w:top w:val="nil"/>
              <w:left w:val="nil"/>
              <w:bottom w:val="single" w:sz="4" w:space="0" w:color="auto"/>
              <w:right w:val="nil"/>
            </w:tcBorders>
            <w:shd w:val="clear" w:color="auto" w:fill="auto"/>
            <w:noWrap/>
            <w:vAlign w:val="bottom"/>
            <w:hideMark/>
          </w:tcPr>
          <w:p w14:paraId="76E82F0B"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States</w:t>
            </w:r>
          </w:p>
        </w:tc>
        <w:tc>
          <w:tcPr>
            <w:tcW w:w="2395" w:type="pct"/>
            <w:tcBorders>
              <w:top w:val="nil"/>
              <w:left w:val="nil"/>
              <w:bottom w:val="single" w:sz="4" w:space="0" w:color="auto"/>
              <w:right w:val="nil"/>
            </w:tcBorders>
            <w:shd w:val="clear" w:color="auto" w:fill="auto"/>
            <w:noWrap/>
            <w:vAlign w:val="bottom"/>
            <w:hideMark/>
          </w:tcPr>
          <w:p w14:paraId="4461BFB8"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Definitions</w:t>
            </w:r>
          </w:p>
        </w:tc>
        <w:tc>
          <w:tcPr>
            <w:tcW w:w="105" w:type="pct"/>
            <w:tcBorders>
              <w:top w:val="nil"/>
              <w:left w:val="nil"/>
              <w:bottom w:val="single" w:sz="4" w:space="0" w:color="auto"/>
              <w:right w:val="nil"/>
            </w:tcBorders>
            <w:shd w:val="clear" w:color="auto" w:fill="auto"/>
            <w:noWrap/>
            <w:vAlign w:val="bottom"/>
            <w:hideMark/>
          </w:tcPr>
          <w:p w14:paraId="7504C018"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 </w:t>
            </w:r>
          </w:p>
        </w:tc>
        <w:tc>
          <w:tcPr>
            <w:tcW w:w="1701" w:type="pct"/>
            <w:tcBorders>
              <w:top w:val="nil"/>
              <w:left w:val="nil"/>
              <w:bottom w:val="single" w:sz="4" w:space="0" w:color="auto"/>
              <w:right w:val="nil"/>
            </w:tcBorders>
            <w:shd w:val="clear" w:color="auto" w:fill="auto"/>
            <w:noWrap/>
            <w:vAlign w:val="bottom"/>
            <w:hideMark/>
          </w:tcPr>
          <w:p w14:paraId="524A5925"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Justifications</w:t>
            </w:r>
          </w:p>
        </w:tc>
      </w:tr>
      <w:tr w:rsidR="00394497" w:rsidRPr="006640CE" w14:paraId="61FC3D91" w14:textId="77777777" w:rsidTr="00394497">
        <w:trPr>
          <w:trHeight w:val="1200"/>
        </w:trPr>
        <w:tc>
          <w:tcPr>
            <w:tcW w:w="799" w:type="pct"/>
            <w:tcBorders>
              <w:top w:val="nil"/>
              <w:left w:val="nil"/>
              <w:bottom w:val="nil"/>
              <w:right w:val="nil"/>
            </w:tcBorders>
            <w:shd w:val="clear" w:color="auto" w:fill="auto"/>
            <w:noWrap/>
            <w:vAlign w:val="center"/>
            <w:hideMark/>
          </w:tcPr>
          <w:p w14:paraId="14C79796" w14:textId="77777777" w:rsidR="006640CE" w:rsidRPr="006640CE" w:rsidRDefault="006640CE"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 to 0.1</w:t>
            </w:r>
          </w:p>
        </w:tc>
        <w:tc>
          <w:tcPr>
            <w:tcW w:w="2395" w:type="pct"/>
            <w:tcBorders>
              <w:top w:val="nil"/>
              <w:left w:val="nil"/>
              <w:bottom w:val="nil"/>
              <w:right w:val="nil"/>
            </w:tcBorders>
            <w:shd w:val="clear" w:color="auto" w:fill="auto"/>
            <w:vAlign w:val="center"/>
            <w:hideMark/>
          </w:tcPr>
          <w:p w14:paraId="480F1C99" w14:textId="77777777" w:rsidR="006640CE" w:rsidRPr="006640CE" w:rsidRDefault="006640CE"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or equal to 0 but less than or equal to 0.1.   Here "average" is calculated as the mean of the basin means. </w:t>
            </w:r>
          </w:p>
        </w:tc>
        <w:tc>
          <w:tcPr>
            <w:tcW w:w="105" w:type="pct"/>
            <w:tcBorders>
              <w:top w:val="nil"/>
              <w:left w:val="nil"/>
              <w:bottom w:val="nil"/>
              <w:right w:val="nil"/>
            </w:tcBorders>
            <w:shd w:val="clear" w:color="auto" w:fill="auto"/>
            <w:vAlign w:val="center"/>
            <w:hideMark/>
          </w:tcPr>
          <w:p w14:paraId="06C901E3" w14:textId="77777777" w:rsidR="006640CE" w:rsidRPr="006640CE" w:rsidRDefault="006640CE" w:rsidP="006640CE">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685A0EF2" w14:textId="5AD5470A" w:rsidR="006640CE" w:rsidRPr="006640CE" w:rsidRDefault="005D7377" w:rsidP="006640CE">
            <w:pPr>
              <w:spacing w:after="0" w:line="240" w:lineRule="auto"/>
              <w:rPr>
                <w:rFonts w:ascii="Calibri" w:eastAsia="Times New Roman" w:hAnsi="Calibri" w:cs="Calibri"/>
                <w:color w:val="000000"/>
              </w:rPr>
            </w:pPr>
            <w:r>
              <w:rPr>
                <w:rFonts w:ascii="Calibri" w:eastAsia="Times New Roman" w:hAnsi="Calibri" w:cs="Calibri"/>
                <w:color w:val="000000"/>
              </w:rPr>
              <w:t>A large proportion of the pallid sturgeon population are captured over the course a year of sampling.</w:t>
            </w:r>
          </w:p>
        </w:tc>
      </w:tr>
      <w:tr w:rsidR="005D7377" w:rsidRPr="006640CE" w14:paraId="045BD76E" w14:textId="77777777" w:rsidTr="00AD1D02">
        <w:trPr>
          <w:trHeight w:val="900"/>
        </w:trPr>
        <w:tc>
          <w:tcPr>
            <w:tcW w:w="799" w:type="pct"/>
            <w:tcBorders>
              <w:top w:val="nil"/>
              <w:left w:val="nil"/>
              <w:bottom w:val="nil"/>
              <w:right w:val="nil"/>
            </w:tcBorders>
            <w:shd w:val="clear" w:color="auto" w:fill="auto"/>
            <w:noWrap/>
            <w:vAlign w:val="center"/>
            <w:hideMark/>
          </w:tcPr>
          <w:p w14:paraId="24D2D3D8" w14:textId="77777777" w:rsidR="005D7377" w:rsidRPr="006640CE" w:rsidRDefault="005D737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0.1 to 0.2</w:t>
            </w:r>
          </w:p>
        </w:tc>
        <w:tc>
          <w:tcPr>
            <w:tcW w:w="2395" w:type="pct"/>
            <w:tcBorders>
              <w:top w:val="nil"/>
              <w:left w:val="nil"/>
              <w:bottom w:val="nil"/>
              <w:right w:val="nil"/>
            </w:tcBorders>
            <w:shd w:val="clear" w:color="auto" w:fill="auto"/>
            <w:vAlign w:val="center"/>
            <w:hideMark/>
          </w:tcPr>
          <w:p w14:paraId="4715DC16" w14:textId="77777777" w:rsidR="005D7377" w:rsidRPr="006640CE" w:rsidRDefault="005D737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0.1 but less than or equal to 0.2.    </w:t>
            </w:r>
          </w:p>
        </w:tc>
        <w:tc>
          <w:tcPr>
            <w:tcW w:w="105" w:type="pct"/>
            <w:tcBorders>
              <w:top w:val="nil"/>
              <w:left w:val="nil"/>
              <w:bottom w:val="nil"/>
              <w:right w:val="nil"/>
            </w:tcBorders>
            <w:shd w:val="clear" w:color="auto" w:fill="auto"/>
            <w:vAlign w:val="center"/>
            <w:hideMark/>
          </w:tcPr>
          <w:p w14:paraId="2CA910EF" w14:textId="77777777" w:rsidR="005D7377" w:rsidRPr="006640CE" w:rsidRDefault="005D7377" w:rsidP="006640CE">
            <w:pPr>
              <w:spacing w:after="0" w:line="240" w:lineRule="auto"/>
              <w:rPr>
                <w:rFonts w:ascii="Calibri" w:eastAsia="Times New Roman" w:hAnsi="Calibri" w:cs="Calibri"/>
                <w:color w:val="000000"/>
              </w:rPr>
            </w:pPr>
          </w:p>
        </w:tc>
        <w:tc>
          <w:tcPr>
            <w:tcW w:w="1701" w:type="pct"/>
            <w:vMerge w:val="restart"/>
            <w:tcBorders>
              <w:top w:val="nil"/>
              <w:left w:val="nil"/>
              <w:right w:val="nil"/>
            </w:tcBorders>
            <w:shd w:val="clear" w:color="auto" w:fill="auto"/>
            <w:vAlign w:val="center"/>
            <w:hideMark/>
          </w:tcPr>
          <w:p w14:paraId="34EA68FA" w14:textId="2A118B32" w:rsidR="005D7377" w:rsidRDefault="005D7377" w:rsidP="005D7377">
            <w:pPr>
              <w:spacing w:after="0" w:line="240" w:lineRule="auto"/>
              <w:rPr>
                <w:rFonts w:ascii="Calibri" w:eastAsia="Times New Roman" w:hAnsi="Calibri" w:cs="Calibri"/>
                <w:color w:val="000000"/>
              </w:rPr>
            </w:pPr>
            <w:r>
              <w:rPr>
                <w:rFonts w:ascii="Calibri" w:eastAsia="Times New Roman" w:hAnsi="Calibri" w:cs="Calibri"/>
                <w:color w:val="000000"/>
              </w:rPr>
              <w:t>All probabilities of not capturing a fish are possible when taking into account the range of uncertainties surrounding catchability and capture probability.</w:t>
            </w:r>
          </w:p>
          <w:p w14:paraId="6CFB6B9A" w14:textId="5A84BD65" w:rsidR="005D7377" w:rsidRPr="006640CE" w:rsidRDefault="005D7377" w:rsidP="006640CE">
            <w:pPr>
              <w:spacing w:after="0" w:line="240" w:lineRule="auto"/>
              <w:rPr>
                <w:rFonts w:ascii="Calibri" w:eastAsia="Times New Roman" w:hAnsi="Calibri" w:cs="Calibri"/>
                <w:color w:val="000000"/>
              </w:rPr>
            </w:pPr>
          </w:p>
        </w:tc>
      </w:tr>
      <w:tr w:rsidR="005D7377" w:rsidRPr="006640CE" w14:paraId="39B41B2C" w14:textId="77777777" w:rsidTr="00AD1D02">
        <w:trPr>
          <w:trHeight w:val="900"/>
        </w:trPr>
        <w:tc>
          <w:tcPr>
            <w:tcW w:w="799" w:type="pct"/>
            <w:tcBorders>
              <w:top w:val="nil"/>
              <w:left w:val="nil"/>
              <w:bottom w:val="nil"/>
              <w:right w:val="nil"/>
            </w:tcBorders>
            <w:shd w:val="clear" w:color="auto" w:fill="auto"/>
            <w:noWrap/>
            <w:vAlign w:val="center"/>
            <w:hideMark/>
          </w:tcPr>
          <w:p w14:paraId="52643A67" w14:textId="77777777" w:rsidR="005D7377" w:rsidRPr="006640CE" w:rsidRDefault="005D737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0.2 to 0.3</w:t>
            </w:r>
          </w:p>
        </w:tc>
        <w:tc>
          <w:tcPr>
            <w:tcW w:w="2395" w:type="pct"/>
            <w:tcBorders>
              <w:top w:val="nil"/>
              <w:left w:val="nil"/>
              <w:bottom w:val="nil"/>
              <w:right w:val="nil"/>
            </w:tcBorders>
            <w:shd w:val="clear" w:color="auto" w:fill="auto"/>
            <w:vAlign w:val="center"/>
            <w:hideMark/>
          </w:tcPr>
          <w:p w14:paraId="6A215808" w14:textId="77777777" w:rsidR="005D7377" w:rsidRPr="006640CE" w:rsidRDefault="005D737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0.2 but less than or equal to 0.3.    </w:t>
            </w:r>
          </w:p>
        </w:tc>
        <w:tc>
          <w:tcPr>
            <w:tcW w:w="105" w:type="pct"/>
            <w:tcBorders>
              <w:top w:val="nil"/>
              <w:left w:val="nil"/>
              <w:bottom w:val="nil"/>
              <w:right w:val="nil"/>
            </w:tcBorders>
            <w:shd w:val="clear" w:color="auto" w:fill="auto"/>
            <w:noWrap/>
            <w:vAlign w:val="bottom"/>
            <w:hideMark/>
          </w:tcPr>
          <w:p w14:paraId="1C3B2A36" w14:textId="77777777" w:rsidR="005D7377" w:rsidRPr="006640CE" w:rsidRDefault="005D7377" w:rsidP="006640CE">
            <w:pPr>
              <w:spacing w:after="0" w:line="240" w:lineRule="auto"/>
              <w:rPr>
                <w:rFonts w:ascii="Calibri" w:eastAsia="Times New Roman" w:hAnsi="Calibri" w:cs="Calibri"/>
                <w:color w:val="000000"/>
              </w:rPr>
            </w:pPr>
          </w:p>
        </w:tc>
        <w:tc>
          <w:tcPr>
            <w:tcW w:w="1701" w:type="pct"/>
            <w:vMerge/>
            <w:tcBorders>
              <w:left w:val="nil"/>
              <w:right w:val="nil"/>
            </w:tcBorders>
            <w:shd w:val="clear" w:color="auto" w:fill="auto"/>
            <w:vAlign w:val="center"/>
            <w:hideMark/>
          </w:tcPr>
          <w:p w14:paraId="24CF2466" w14:textId="3162A4C8" w:rsidR="005D7377" w:rsidRPr="006640CE" w:rsidRDefault="005D7377" w:rsidP="006640CE">
            <w:pPr>
              <w:spacing w:after="0" w:line="240" w:lineRule="auto"/>
              <w:rPr>
                <w:rFonts w:ascii="Calibri" w:eastAsia="Times New Roman" w:hAnsi="Calibri" w:cs="Calibri"/>
                <w:color w:val="000000"/>
              </w:rPr>
            </w:pPr>
          </w:p>
        </w:tc>
      </w:tr>
      <w:tr w:rsidR="005D7377" w:rsidRPr="006640CE" w14:paraId="725C3FB3" w14:textId="77777777" w:rsidTr="00AD1D02">
        <w:trPr>
          <w:trHeight w:val="900"/>
        </w:trPr>
        <w:tc>
          <w:tcPr>
            <w:tcW w:w="799" w:type="pct"/>
            <w:tcBorders>
              <w:top w:val="nil"/>
              <w:left w:val="nil"/>
              <w:bottom w:val="nil"/>
              <w:right w:val="nil"/>
            </w:tcBorders>
            <w:shd w:val="clear" w:color="auto" w:fill="auto"/>
            <w:noWrap/>
            <w:vAlign w:val="center"/>
            <w:hideMark/>
          </w:tcPr>
          <w:p w14:paraId="4D8330B7" w14:textId="77777777" w:rsidR="005D7377" w:rsidRPr="006640CE" w:rsidRDefault="005D737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0.3 to 0.4</w:t>
            </w:r>
          </w:p>
        </w:tc>
        <w:tc>
          <w:tcPr>
            <w:tcW w:w="2395" w:type="pct"/>
            <w:tcBorders>
              <w:top w:val="nil"/>
              <w:left w:val="nil"/>
              <w:bottom w:val="nil"/>
              <w:right w:val="nil"/>
            </w:tcBorders>
            <w:shd w:val="clear" w:color="auto" w:fill="auto"/>
            <w:vAlign w:val="center"/>
            <w:hideMark/>
          </w:tcPr>
          <w:p w14:paraId="3CF0AC21" w14:textId="77777777" w:rsidR="005D7377" w:rsidRPr="006640CE" w:rsidRDefault="005D737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0.3 but less than or equal to 0.4.    </w:t>
            </w:r>
          </w:p>
        </w:tc>
        <w:tc>
          <w:tcPr>
            <w:tcW w:w="105" w:type="pct"/>
            <w:tcBorders>
              <w:top w:val="nil"/>
              <w:left w:val="nil"/>
              <w:bottom w:val="nil"/>
              <w:right w:val="nil"/>
            </w:tcBorders>
            <w:shd w:val="clear" w:color="auto" w:fill="auto"/>
            <w:noWrap/>
            <w:vAlign w:val="bottom"/>
            <w:hideMark/>
          </w:tcPr>
          <w:p w14:paraId="78084B0C" w14:textId="77777777" w:rsidR="005D7377" w:rsidRPr="006640CE" w:rsidRDefault="005D7377" w:rsidP="006640CE">
            <w:pPr>
              <w:spacing w:after="0" w:line="240" w:lineRule="auto"/>
              <w:rPr>
                <w:rFonts w:ascii="Calibri" w:eastAsia="Times New Roman" w:hAnsi="Calibri" w:cs="Calibri"/>
                <w:color w:val="000000"/>
              </w:rPr>
            </w:pPr>
          </w:p>
        </w:tc>
        <w:tc>
          <w:tcPr>
            <w:tcW w:w="1701" w:type="pct"/>
            <w:vMerge/>
            <w:tcBorders>
              <w:left w:val="nil"/>
              <w:right w:val="nil"/>
            </w:tcBorders>
            <w:shd w:val="clear" w:color="auto" w:fill="auto"/>
            <w:vAlign w:val="center"/>
            <w:hideMark/>
          </w:tcPr>
          <w:p w14:paraId="7133FC20" w14:textId="3058655F" w:rsidR="005D7377" w:rsidRPr="006640CE" w:rsidRDefault="005D7377" w:rsidP="006640CE">
            <w:pPr>
              <w:spacing w:after="0" w:line="240" w:lineRule="auto"/>
              <w:rPr>
                <w:rFonts w:ascii="Calibri" w:eastAsia="Times New Roman" w:hAnsi="Calibri" w:cs="Calibri"/>
                <w:color w:val="000000"/>
              </w:rPr>
            </w:pPr>
          </w:p>
        </w:tc>
      </w:tr>
      <w:tr w:rsidR="005D7377" w:rsidRPr="006640CE" w14:paraId="0CBDF3F9" w14:textId="77777777" w:rsidTr="00AD1D02">
        <w:trPr>
          <w:trHeight w:val="900"/>
        </w:trPr>
        <w:tc>
          <w:tcPr>
            <w:tcW w:w="799" w:type="pct"/>
            <w:tcBorders>
              <w:top w:val="nil"/>
              <w:left w:val="nil"/>
              <w:bottom w:val="nil"/>
              <w:right w:val="nil"/>
            </w:tcBorders>
            <w:shd w:val="clear" w:color="auto" w:fill="auto"/>
            <w:noWrap/>
            <w:vAlign w:val="center"/>
            <w:hideMark/>
          </w:tcPr>
          <w:p w14:paraId="58049B67" w14:textId="77777777" w:rsidR="005D7377" w:rsidRPr="006640CE" w:rsidRDefault="005D737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0.4 to 0.5</w:t>
            </w:r>
          </w:p>
        </w:tc>
        <w:tc>
          <w:tcPr>
            <w:tcW w:w="2395" w:type="pct"/>
            <w:tcBorders>
              <w:top w:val="nil"/>
              <w:left w:val="nil"/>
              <w:bottom w:val="nil"/>
              <w:right w:val="nil"/>
            </w:tcBorders>
            <w:shd w:val="clear" w:color="auto" w:fill="auto"/>
            <w:vAlign w:val="center"/>
            <w:hideMark/>
          </w:tcPr>
          <w:p w14:paraId="43CAB57B" w14:textId="77777777" w:rsidR="005D7377" w:rsidRPr="006640CE" w:rsidRDefault="005D737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0.4 but less than or equal to 0.5.    </w:t>
            </w:r>
          </w:p>
        </w:tc>
        <w:tc>
          <w:tcPr>
            <w:tcW w:w="105" w:type="pct"/>
            <w:tcBorders>
              <w:top w:val="nil"/>
              <w:left w:val="nil"/>
              <w:bottom w:val="nil"/>
              <w:right w:val="nil"/>
            </w:tcBorders>
            <w:shd w:val="clear" w:color="auto" w:fill="auto"/>
            <w:noWrap/>
            <w:vAlign w:val="bottom"/>
            <w:hideMark/>
          </w:tcPr>
          <w:p w14:paraId="52A0FB36" w14:textId="77777777" w:rsidR="005D7377" w:rsidRPr="006640CE" w:rsidRDefault="005D7377" w:rsidP="006640CE">
            <w:pPr>
              <w:spacing w:after="0" w:line="240" w:lineRule="auto"/>
              <w:rPr>
                <w:rFonts w:ascii="Calibri" w:eastAsia="Times New Roman" w:hAnsi="Calibri" w:cs="Calibri"/>
                <w:color w:val="000000"/>
              </w:rPr>
            </w:pPr>
          </w:p>
        </w:tc>
        <w:tc>
          <w:tcPr>
            <w:tcW w:w="1701" w:type="pct"/>
            <w:vMerge/>
            <w:tcBorders>
              <w:left w:val="nil"/>
              <w:right w:val="nil"/>
            </w:tcBorders>
            <w:shd w:val="clear" w:color="auto" w:fill="auto"/>
            <w:vAlign w:val="center"/>
            <w:hideMark/>
          </w:tcPr>
          <w:p w14:paraId="04D2240F" w14:textId="4A35C9C0" w:rsidR="005D7377" w:rsidRPr="006640CE" w:rsidRDefault="005D7377" w:rsidP="006640CE">
            <w:pPr>
              <w:spacing w:after="0" w:line="240" w:lineRule="auto"/>
              <w:rPr>
                <w:rFonts w:ascii="Calibri" w:eastAsia="Times New Roman" w:hAnsi="Calibri" w:cs="Calibri"/>
                <w:color w:val="000000"/>
              </w:rPr>
            </w:pPr>
          </w:p>
        </w:tc>
      </w:tr>
      <w:tr w:rsidR="005D7377" w:rsidRPr="006640CE" w14:paraId="0B672AF6" w14:textId="77777777" w:rsidTr="00AD1D02">
        <w:trPr>
          <w:trHeight w:val="900"/>
        </w:trPr>
        <w:tc>
          <w:tcPr>
            <w:tcW w:w="799" w:type="pct"/>
            <w:tcBorders>
              <w:top w:val="nil"/>
              <w:left w:val="nil"/>
              <w:bottom w:val="nil"/>
              <w:right w:val="nil"/>
            </w:tcBorders>
            <w:shd w:val="clear" w:color="auto" w:fill="auto"/>
            <w:noWrap/>
            <w:vAlign w:val="center"/>
            <w:hideMark/>
          </w:tcPr>
          <w:p w14:paraId="6E45447D" w14:textId="77777777" w:rsidR="005D7377" w:rsidRPr="006640CE" w:rsidRDefault="005D737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0.5 to 0.6</w:t>
            </w:r>
          </w:p>
        </w:tc>
        <w:tc>
          <w:tcPr>
            <w:tcW w:w="2395" w:type="pct"/>
            <w:tcBorders>
              <w:top w:val="nil"/>
              <w:left w:val="nil"/>
              <w:bottom w:val="nil"/>
              <w:right w:val="nil"/>
            </w:tcBorders>
            <w:shd w:val="clear" w:color="auto" w:fill="auto"/>
            <w:vAlign w:val="center"/>
            <w:hideMark/>
          </w:tcPr>
          <w:p w14:paraId="72614F9E" w14:textId="77777777" w:rsidR="005D7377" w:rsidRPr="006640CE" w:rsidRDefault="005D737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0.5 but less than or equal to 0.6.    </w:t>
            </w:r>
          </w:p>
        </w:tc>
        <w:tc>
          <w:tcPr>
            <w:tcW w:w="105" w:type="pct"/>
            <w:tcBorders>
              <w:top w:val="nil"/>
              <w:left w:val="nil"/>
              <w:bottom w:val="nil"/>
              <w:right w:val="nil"/>
            </w:tcBorders>
            <w:shd w:val="clear" w:color="auto" w:fill="auto"/>
            <w:noWrap/>
            <w:vAlign w:val="bottom"/>
            <w:hideMark/>
          </w:tcPr>
          <w:p w14:paraId="1A3842EF" w14:textId="77777777" w:rsidR="005D7377" w:rsidRPr="006640CE" w:rsidRDefault="005D7377" w:rsidP="006640CE">
            <w:pPr>
              <w:spacing w:after="0" w:line="240" w:lineRule="auto"/>
              <w:rPr>
                <w:rFonts w:ascii="Calibri" w:eastAsia="Times New Roman" w:hAnsi="Calibri" w:cs="Calibri"/>
                <w:color w:val="000000"/>
              </w:rPr>
            </w:pPr>
          </w:p>
        </w:tc>
        <w:tc>
          <w:tcPr>
            <w:tcW w:w="1701" w:type="pct"/>
            <w:vMerge/>
            <w:tcBorders>
              <w:left w:val="nil"/>
              <w:right w:val="nil"/>
            </w:tcBorders>
            <w:shd w:val="clear" w:color="auto" w:fill="auto"/>
            <w:vAlign w:val="center"/>
            <w:hideMark/>
          </w:tcPr>
          <w:p w14:paraId="7B6C78E7" w14:textId="3DB076D9" w:rsidR="005D7377" w:rsidRPr="006640CE" w:rsidRDefault="005D7377" w:rsidP="006640CE">
            <w:pPr>
              <w:spacing w:after="0" w:line="240" w:lineRule="auto"/>
              <w:rPr>
                <w:rFonts w:ascii="Calibri" w:eastAsia="Times New Roman" w:hAnsi="Calibri" w:cs="Calibri"/>
                <w:color w:val="000000"/>
              </w:rPr>
            </w:pPr>
          </w:p>
        </w:tc>
      </w:tr>
      <w:tr w:rsidR="005D7377" w:rsidRPr="006640CE" w14:paraId="49769162" w14:textId="77777777" w:rsidTr="00AD1D02">
        <w:trPr>
          <w:trHeight w:val="900"/>
        </w:trPr>
        <w:tc>
          <w:tcPr>
            <w:tcW w:w="799" w:type="pct"/>
            <w:tcBorders>
              <w:top w:val="nil"/>
              <w:left w:val="nil"/>
              <w:bottom w:val="nil"/>
              <w:right w:val="nil"/>
            </w:tcBorders>
            <w:shd w:val="clear" w:color="auto" w:fill="auto"/>
            <w:noWrap/>
            <w:vAlign w:val="center"/>
            <w:hideMark/>
          </w:tcPr>
          <w:p w14:paraId="0FE7C85B" w14:textId="77777777" w:rsidR="005D7377" w:rsidRPr="006640CE" w:rsidRDefault="005D737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0.6 to 0.7</w:t>
            </w:r>
          </w:p>
        </w:tc>
        <w:tc>
          <w:tcPr>
            <w:tcW w:w="2395" w:type="pct"/>
            <w:tcBorders>
              <w:top w:val="nil"/>
              <w:left w:val="nil"/>
              <w:bottom w:val="nil"/>
              <w:right w:val="nil"/>
            </w:tcBorders>
            <w:shd w:val="clear" w:color="auto" w:fill="auto"/>
            <w:vAlign w:val="center"/>
            <w:hideMark/>
          </w:tcPr>
          <w:p w14:paraId="49FE0C3F" w14:textId="77777777" w:rsidR="005D7377" w:rsidRPr="006640CE" w:rsidRDefault="005D737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0.6 but less than or equal to 0.7.    </w:t>
            </w:r>
          </w:p>
        </w:tc>
        <w:tc>
          <w:tcPr>
            <w:tcW w:w="105" w:type="pct"/>
            <w:tcBorders>
              <w:top w:val="nil"/>
              <w:left w:val="nil"/>
              <w:bottom w:val="nil"/>
              <w:right w:val="nil"/>
            </w:tcBorders>
            <w:shd w:val="clear" w:color="auto" w:fill="auto"/>
            <w:noWrap/>
            <w:vAlign w:val="bottom"/>
            <w:hideMark/>
          </w:tcPr>
          <w:p w14:paraId="3228A7C7" w14:textId="77777777" w:rsidR="005D7377" w:rsidRPr="006640CE" w:rsidRDefault="005D7377" w:rsidP="006640CE">
            <w:pPr>
              <w:spacing w:after="0" w:line="240" w:lineRule="auto"/>
              <w:rPr>
                <w:rFonts w:ascii="Calibri" w:eastAsia="Times New Roman" w:hAnsi="Calibri" w:cs="Calibri"/>
                <w:color w:val="000000"/>
              </w:rPr>
            </w:pPr>
          </w:p>
        </w:tc>
        <w:tc>
          <w:tcPr>
            <w:tcW w:w="1701" w:type="pct"/>
            <w:vMerge/>
            <w:tcBorders>
              <w:left w:val="nil"/>
              <w:right w:val="nil"/>
            </w:tcBorders>
            <w:shd w:val="clear" w:color="auto" w:fill="auto"/>
            <w:vAlign w:val="center"/>
            <w:hideMark/>
          </w:tcPr>
          <w:p w14:paraId="5CB93D6E" w14:textId="35CC30FC" w:rsidR="005D7377" w:rsidRPr="006640CE" w:rsidRDefault="005D7377" w:rsidP="006640CE">
            <w:pPr>
              <w:spacing w:after="0" w:line="240" w:lineRule="auto"/>
              <w:rPr>
                <w:rFonts w:ascii="Calibri" w:eastAsia="Times New Roman" w:hAnsi="Calibri" w:cs="Calibri"/>
                <w:color w:val="000000"/>
              </w:rPr>
            </w:pPr>
          </w:p>
        </w:tc>
      </w:tr>
      <w:tr w:rsidR="005D7377" w:rsidRPr="006640CE" w14:paraId="4494B596" w14:textId="77777777" w:rsidTr="00AD1D02">
        <w:trPr>
          <w:trHeight w:val="900"/>
        </w:trPr>
        <w:tc>
          <w:tcPr>
            <w:tcW w:w="799" w:type="pct"/>
            <w:tcBorders>
              <w:top w:val="nil"/>
              <w:left w:val="nil"/>
              <w:bottom w:val="nil"/>
              <w:right w:val="nil"/>
            </w:tcBorders>
            <w:shd w:val="clear" w:color="auto" w:fill="auto"/>
            <w:noWrap/>
            <w:vAlign w:val="center"/>
            <w:hideMark/>
          </w:tcPr>
          <w:p w14:paraId="64B43012" w14:textId="77777777" w:rsidR="005D7377" w:rsidRPr="006640CE" w:rsidRDefault="005D737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0.7 to 0.8</w:t>
            </w:r>
          </w:p>
        </w:tc>
        <w:tc>
          <w:tcPr>
            <w:tcW w:w="2395" w:type="pct"/>
            <w:tcBorders>
              <w:top w:val="nil"/>
              <w:left w:val="nil"/>
              <w:bottom w:val="nil"/>
              <w:right w:val="nil"/>
            </w:tcBorders>
            <w:shd w:val="clear" w:color="auto" w:fill="auto"/>
            <w:vAlign w:val="center"/>
            <w:hideMark/>
          </w:tcPr>
          <w:p w14:paraId="6FA509B6" w14:textId="77777777" w:rsidR="005D7377" w:rsidRPr="006640CE" w:rsidRDefault="005D737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0.7 but less than or equal to 0.8.    </w:t>
            </w:r>
          </w:p>
        </w:tc>
        <w:tc>
          <w:tcPr>
            <w:tcW w:w="105" w:type="pct"/>
            <w:tcBorders>
              <w:top w:val="nil"/>
              <w:left w:val="nil"/>
              <w:bottom w:val="nil"/>
              <w:right w:val="nil"/>
            </w:tcBorders>
            <w:shd w:val="clear" w:color="auto" w:fill="auto"/>
            <w:noWrap/>
            <w:vAlign w:val="bottom"/>
            <w:hideMark/>
          </w:tcPr>
          <w:p w14:paraId="29728FE4" w14:textId="77777777" w:rsidR="005D7377" w:rsidRPr="006640CE" w:rsidRDefault="005D7377" w:rsidP="006640CE">
            <w:pPr>
              <w:spacing w:after="0" w:line="240" w:lineRule="auto"/>
              <w:rPr>
                <w:rFonts w:ascii="Calibri" w:eastAsia="Times New Roman" w:hAnsi="Calibri" w:cs="Calibri"/>
                <w:color w:val="000000"/>
              </w:rPr>
            </w:pPr>
          </w:p>
        </w:tc>
        <w:tc>
          <w:tcPr>
            <w:tcW w:w="1701" w:type="pct"/>
            <w:vMerge/>
            <w:tcBorders>
              <w:left w:val="nil"/>
              <w:right w:val="nil"/>
            </w:tcBorders>
            <w:shd w:val="clear" w:color="auto" w:fill="auto"/>
            <w:vAlign w:val="center"/>
            <w:hideMark/>
          </w:tcPr>
          <w:p w14:paraId="2B06F293" w14:textId="4966A4FA" w:rsidR="005D7377" w:rsidRPr="006640CE" w:rsidRDefault="005D7377" w:rsidP="006640CE">
            <w:pPr>
              <w:spacing w:after="0" w:line="240" w:lineRule="auto"/>
              <w:rPr>
                <w:rFonts w:ascii="Calibri" w:eastAsia="Times New Roman" w:hAnsi="Calibri" w:cs="Calibri"/>
                <w:color w:val="000000"/>
              </w:rPr>
            </w:pPr>
          </w:p>
        </w:tc>
      </w:tr>
      <w:tr w:rsidR="005D7377" w:rsidRPr="006640CE" w14:paraId="47101D71" w14:textId="77777777" w:rsidTr="00AD1D02">
        <w:trPr>
          <w:trHeight w:val="900"/>
        </w:trPr>
        <w:tc>
          <w:tcPr>
            <w:tcW w:w="799" w:type="pct"/>
            <w:tcBorders>
              <w:top w:val="nil"/>
              <w:left w:val="nil"/>
              <w:bottom w:val="nil"/>
              <w:right w:val="nil"/>
            </w:tcBorders>
            <w:shd w:val="clear" w:color="auto" w:fill="auto"/>
            <w:noWrap/>
            <w:vAlign w:val="center"/>
            <w:hideMark/>
          </w:tcPr>
          <w:p w14:paraId="18072093" w14:textId="77777777" w:rsidR="005D7377" w:rsidRPr="006640CE" w:rsidRDefault="005D737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lastRenderedPageBreak/>
              <w:t>0.8 to 0.9</w:t>
            </w:r>
          </w:p>
        </w:tc>
        <w:tc>
          <w:tcPr>
            <w:tcW w:w="2395" w:type="pct"/>
            <w:tcBorders>
              <w:top w:val="nil"/>
              <w:left w:val="nil"/>
              <w:bottom w:val="nil"/>
              <w:right w:val="nil"/>
            </w:tcBorders>
            <w:shd w:val="clear" w:color="auto" w:fill="auto"/>
            <w:vAlign w:val="center"/>
            <w:hideMark/>
          </w:tcPr>
          <w:p w14:paraId="64795C26" w14:textId="77777777" w:rsidR="005D7377" w:rsidRPr="006640CE" w:rsidRDefault="005D737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0.8 but less than or equal to 0.9.    </w:t>
            </w:r>
          </w:p>
        </w:tc>
        <w:tc>
          <w:tcPr>
            <w:tcW w:w="105" w:type="pct"/>
            <w:tcBorders>
              <w:top w:val="nil"/>
              <w:left w:val="nil"/>
              <w:bottom w:val="nil"/>
              <w:right w:val="nil"/>
            </w:tcBorders>
            <w:shd w:val="clear" w:color="auto" w:fill="auto"/>
            <w:noWrap/>
            <w:vAlign w:val="bottom"/>
            <w:hideMark/>
          </w:tcPr>
          <w:p w14:paraId="1ED11937" w14:textId="77777777" w:rsidR="005D7377" w:rsidRPr="006640CE" w:rsidRDefault="005D7377" w:rsidP="006640CE">
            <w:pPr>
              <w:spacing w:after="0" w:line="240" w:lineRule="auto"/>
              <w:rPr>
                <w:rFonts w:ascii="Calibri" w:eastAsia="Times New Roman" w:hAnsi="Calibri" w:cs="Calibri"/>
                <w:color w:val="000000"/>
              </w:rPr>
            </w:pPr>
          </w:p>
        </w:tc>
        <w:tc>
          <w:tcPr>
            <w:tcW w:w="1701" w:type="pct"/>
            <w:vMerge/>
            <w:tcBorders>
              <w:left w:val="nil"/>
              <w:bottom w:val="nil"/>
              <w:right w:val="nil"/>
            </w:tcBorders>
            <w:shd w:val="clear" w:color="auto" w:fill="auto"/>
            <w:vAlign w:val="center"/>
            <w:hideMark/>
          </w:tcPr>
          <w:p w14:paraId="56C10CAD" w14:textId="757FF854" w:rsidR="005D7377" w:rsidRPr="006640CE" w:rsidRDefault="005D7377" w:rsidP="006640CE">
            <w:pPr>
              <w:spacing w:after="0" w:line="240" w:lineRule="auto"/>
              <w:rPr>
                <w:rFonts w:ascii="Calibri" w:eastAsia="Times New Roman" w:hAnsi="Calibri" w:cs="Calibri"/>
                <w:color w:val="000000"/>
              </w:rPr>
            </w:pPr>
          </w:p>
        </w:tc>
      </w:tr>
      <w:tr w:rsidR="00394497" w:rsidRPr="006640CE" w14:paraId="786F067D" w14:textId="77777777" w:rsidTr="00394497">
        <w:trPr>
          <w:trHeight w:val="900"/>
        </w:trPr>
        <w:tc>
          <w:tcPr>
            <w:tcW w:w="799" w:type="pct"/>
            <w:tcBorders>
              <w:top w:val="nil"/>
              <w:left w:val="nil"/>
              <w:bottom w:val="nil"/>
              <w:right w:val="nil"/>
            </w:tcBorders>
            <w:shd w:val="clear" w:color="auto" w:fill="auto"/>
            <w:noWrap/>
            <w:vAlign w:val="center"/>
            <w:hideMark/>
          </w:tcPr>
          <w:p w14:paraId="504654A9" w14:textId="77777777" w:rsidR="006640CE" w:rsidRPr="006640CE" w:rsidRDefault="006640CE"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0.9 to 1</w:t>
            </w:r>
          </w:p>
        </w:tc>
        <w:tc>
          <w:tcPr>
            <w:tcW w:w="2395" w:type="pct"/>
            <w:tcBorders>
              <w:top w:val="nil"/>
              <w:left w:val="nil"/>
              <w:bottom w:val="nil"/>
              <w:right w:val="nil"/>
            </w:tcBorders>
            <w:shd w:val="clear" w:color="auto" w:fill="auto"/>
            <w:vAlign w:val="center"/>
            <w:hideMark/>
          </w:tcPr>
          <w:p w14:paraId="352AC4B7" w14:textId="77777777" w:rsidR="006640CE" w:rsidRPr="006640CE" w:rsidRDefault="006640CE"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average probability that a fish residing in a sampled bend is not captured is greater than 0.9 but less than or equal to 1.    </w:t>
            </w:r>
          </w:p>
        </w:tc>
        <w:tc>
          <w:tcPr>
            <w:tcW w:w="105" w:type="pct"/>
            <w:tcBorders>
              <w:top w:val="nil"/>
              <w:left w:val="nil"/>
              <w:bottom w:val="nil"/>
              <w:right w:val="nil"/>
            </w:tcBorders>
            <w:shd w:val="clear" w:color="auto" w:fill="auto"/>
            <w:noWrap/>
            <w:vAlign w:val="bottom"/>
            <w:hideMark/>
          </w:tcPr>
          <w:p w14:paraId="44C97AD8" w14:textId="77777777" w:rsidR="006640CE" w:rsidRPr="006640CE" w:rsidRDefault="006640CE" w:rsidP="006640CE">
            <w:pPr>
              <w:spacing w:after="0" w:line="240" w:lineRule="auto"/>
              <w:rPr>
                <w:rFonts w:ascii="Calibri" w:eastAsia="Times New Roman" w:hAnsi="Calibri" w:cs="Calibri"/>
                <w:color w:val="000000"/>
              </w:rPr>
            </w:pPr>
          </w:p>
        </w:tc>
        <w:tc>
          <w:tcPr>
            <w:tcW w:w="1701" w:type="pct"/>
            <w:tcBorders>
              <w:top w:val="nil"/>
              <w:left w:val="nil"/>
              <w:bottom w:val="nil"/>
              <w:right w:val="nil"/>
            </w:tcBorders>
            <w:shd w:val="clear" w:color="auto" w:fill="auto"/>
            <w:vAlign w:val="center"/>
            <w:hideMark/>
          </w:tcPr>
          <w:p w14:paraId="007A8C8F" w14:textId="60348950" w:rsidR="006640CE" w:rsidRPr="006640CE" w:rsidRDefault="005D7377" w:rsidP="006640CE">
            <w:pPr>
              <w:spacing w:after="0" w:line="240" w:lineRule="auto"/>
              <w:rPr>
                <w:rFonts w:ascii="Calibri" w:eastAsia="Times New Roman" w:hAnsi="Calibri" w:cs="Calibri"/>
                <w:color w:val="000000"/>
              </w:rPr>
            </w:pPr>
            <w:r>
              <w:rPr>
                <w:rFonts w:ascii="Calibri" w:eastAsia="Times New Roman" w:hAnsi="Calibri" w:cs="Calibri"/>
                <w:color w:val="000000"/>
              </w:rPr>
              <w:t>A very small proportion of the pallid sturgeon population are captured over the course a year of sampling.</w:t>
            </w:r>
          </w:p>
        </w:tc>
      </w:tr>
    </w:tbl>
    <w:p w14:paraId="2BEDF2B2" w14:textId="5658E09F" w:rsidR="006640CE" w:rsidRDefault="006640CE" w:rsidP="00DF6235">
      <w:pPr>
        <w:spacing w:after="0"/>
        <w:rPr>
          <w:rFonts w:ascii="Times New Roman" w:hAnsi="Times New Roman" w:cs="Times New Roman"/>
        </w:rPr>
      </w:pPr>
    </w:p>
    <w:p w14:paraId="2AAE18D7" w14:textId="73FBCB37" w:rsidR="006640CE" w:rsidRDefault="006640CE" w:rsidP="00DF6235">
      <w:pPr>
        <w:spacing w:after="0"/>
        <w:rPr>
          <w:rFonts w:ascii="Times New Roman" w:hAnsi="Times New Roman" w:cs="Times New Roman"/>
        </w:rPr>
      </w:pPr>
    </w:p>
    <w:p w14:paraId="1DAFF864" w14:textId="02D8CE1A" w:rsidR="006640CE" w:rsidRDefault="006640CE" w:rsidP="00DF6235">
      <w:pPr>
        <w:spacing w:after="0"/>
        <w:rPr>
          <w:rFonts w:ascii="Times New Roman" w:hAnsi="Times New Roman" w:cs="Times New Roman"/>
        </w:rPr>
      </w:pPr>
    </w:p>
    <w:p w14:paraId="526770A5" w14:textId="6559426F" w:rsidR="006640CE" w:rsidRDefault="006640CE" w:rsidP="006640CE">
      <w:pPr>
        <w:pageBreakBefore/>
        <w:spacing w:after="0"/>
        <w:rPr>
          <w:rFonts w:ascii="Times New Roman" w:hAnsi="Times New Roman" w:cs="Times New Roman"/>
        </w:rPr>
      </w:pPr>
    </w:p>
    <w:p w14:paraId="2C567AA9" w14:textId="4B0D72BF" w:rsidR="006640CE" w:rsidRDefault="006640CE" w:rsidP="00DF6235">
      <w:pPr>
        <w:spacing w:after="0"/>
        <w:rPr>
          <w:rFonts w:ascii="Times New Roman" w:hAnsi="Times New Roman" w:cs="Times New Roman"/>
        </w:rPr>
      </w:pPr>
      <w:r>
        <w:rPr>
          <w:rFonts w:ascii="Times New Roman" w:hAnsi="Times New Roman" w:cs="Times New Roman"/>
        </w:rPr>
        <w:t>Table 13.</w:t>
      </w:r>
      <w:r w:rsidR="00F55C59">
        <w:rPr>
          <w:rFonts w:ascii="Times New Roman" w:hAnsi="Times New Roman" w:cs="Times New Roman"/>
        </w:rPr>
        <w:t xml:space="preserve">  Description of the states of the Reliability: Population Abundance nature node.  </w:t>
      </w:r>
    </w:p>
    <w:tbl>
      <w:tblPr>
        <w:tblW w:w="5000" w:type="pct"/>
        <w:tblLook w:val="04A0" w:firstRow="1" w:lastRow="0" w:firstColumn="1" w:lastColumn="0" w:noHBand="0" w:noVBand="1"/>
      </w:tblPr>
      <w:tblGrid>
        <w:gridCol w:w="1890"/>
        <w:gridCol w:w="5671"/>
        <w:gridCol w:w="539"/>
        <w:gridCol w:w="4860"/>
      </w:tblGrid>
      <w:tr w:rsidR="006640CE" w:rsidRPr="006640CE" w14:paraId="6C0AB22A" w14:textId="77777777" w:rsidTr="002237D3">
        <w:trPr>
          <w:trHeight w:val="37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1F8C7FAC" w14:textId="77777777" w:rsidR="006640CE" w:rsidRPr="006640CE" w:rsidRDefault="006640CE" w:rsidP="006640CE">
            <w:pPr>
              <w:spacing w:after="0" w:line="240" w:lineRule="auto"/>
              <w:jc w:val="center"/>
              <w:rPr>
                <w:rFonts w:ascii="Calibri" w:eastAsia="Times New Roman" w:hAnsi="Calibri" w:cs="Calibri"/>
                <w:b/>
                <w:bCs/>
                <w:i/>
                <w:iCs/>
                <w:color w:val="000000"/>
                <w:sz w:val="24"/>
                <w:szCs w:val="24"/>
              </w:rPr>
            </w:pPr>
            <w:r w:rsidRPr="006640CE">
              <w:rPr>
                <w:rFonts w:ascii="Calibri" w:eastAsia="Times New Roman" w:hAnsi="Calibri" w:cs="Calibri"/>
                <w:b/>
                <w:bCs/>
                <w:i/>
                <w:iCs/>
                <w:color w:val="000000"/>
                <w:sz w:val="24"/>
                <w:szCs w:val="24"/>
              </w:rPr>
              <w:t>Reliability: Population Abundance</w:t>
            </w:r>
          </w:p>
        </w:tc>
      </w:tr>
      <w:tr w:rsidR="00514ACD" w:rsidRPr="006640CE" w14:paraId="4E469D5D" w14:textId="77777777" w:rsidTr="00514ACD">
        <w:trPr>
          <w:trHeight w:val="300"/>
        </w:trPr>
        <w:tc>
          <w:tcPr>
            <w:tcW w:w="729" w:type="pct"/>
            <w:tcBorders>
              <w:top w:val="nil"/>
              <w:left w:val="nil"/>
              <w:bottom w:val="single" w:sz="4" w:space="0" w:color="auto"/>
              <w:right w:val="nil"/>
            </w:tcBorders>
            <w:shd w:val="clear" w:color="auto" w:fill="auto"/>
            <w:noWrap/>
            <w:vAlign w:val="bottom"/>
            <w:hideMark/>
          </w:tcPr>
          <w:p w14:paraId="7161D670"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States</w:t>
            </w:r>
          </w:p>
        </w:tc>
        <w:tc>
          <w:tcPr>
            <w:tcW w:w="2188" w:type="pct"/>
            <w:tcBorders>
              <w:top w:val="nil"/>
              <w:left w:val="nil"/>
              <w:bottom w:val="single" w:sz="4" w:space="0" w:color="auto"/>
              <w:right w:val="nil"/>
            </w:tcBorders>
            <w:shd w:val="clear" w:color="auto" w:fill="auto"/>
            <w:noWrap/>
            <w:vAlign w:val="bottom"/>
            <w:hideMark/>
          </w:tcPr>
          <w:p w14:paraId="516C7727"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Definitions</w:t>
            </w:r>
          </w:p>
        </w:tc>
        <w:tc>
          <w:tcPr>
            <w:tcW w:w="208" w:type="pct"/>
            <w:tcBorders>
              <w:top w:val="nil"/>
              <w:left w:val="nil"/>
              <w:bottom w:val="single" w:sz="4" w:space="0" w:color="auto"/>
              <w:right w:val="nil"/>
            </w:tcBorders>
            <w:shd w:val="clear" w:color="auto" w:fill="auto"/>
            <w:noWrap/>
            <w:vAlign w:val="bottom"/>
            <w:hideMark/>
          </w:tcPr>
          <w:p w14:paraId="492405BC"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 </w:t>
            </w:r>
          </w:p>
        </w:tc>
        <w:tc>
          <w:tcPr>
            <w:tcW w:w="1875" w:type="pct"/>
            <w:tcBorders>
              <w:top w:val="nil"/>
              <w:left w:val="nil"/>
              <w:bottom w:val="single" w:sz="4" w:space="0" w:color="auto"/>
              <w:right w:val="nil"/>
            </w:tcBorders>
            <w:shd w:val="clear" w:color="auto" w:fill="auto"/>
            <w:noWrap/>
            <w:vAlign w:val="bottom"/>
            <w:hideMark/>
          </w:tcPr>
          <w:p w14:paraId="05FCCCBA"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Justifications</w:t>
            </w:r>
          </w:p>
        </w:tc>
      </w:tr>
      <w:tr w:rsidR="00514ACD" w:rsidRPr="006640CE" w14:paraId="053B2533" w14:textId="77777777" w:rsidTr="00514ACD">
        <w:trPr>
          <w:trHeight w:val="900"/>
        </w:trPr>
        <w:tc>
          <w:tcPr>
            <w:tcW w:w="729" w:type="pct"/>
            <w:tcBorders>
              <w:top w:val="nil"/>
              <w:left w:val="nil"/>
              <w:bottom w:val="nil"/>
              <w:right w:val="nil"/>
            </w:tcBorders>
            <w:shd w:val="clear" w:color="auto" w:fill="auto"/>
            <w:noWrap/>
            <w:vAlign w:val="center"/>
            <w:hideMark/>
          </w:tcPr>
          <w:p w14:paraId="060FCF8E" w14:textId="77777777" w:rsidR="006640CE" w:rsidRPr="006640CE" w:rsidRDefault="006640CE"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 to 0.1</w:t>
            </w:r>
          </w:p>
        </w:tc>
        <w:tc>
          <w:tcPr>
            <w:tcW w:w="2188" w:type="pct"/>
            <w:tcBorders>
              <w:top w:val="nil"/>
              <w:left w:val="nil"/>
              <w:bottom w:val="nil"/>
              <w:right w:val="nil"/>
            </w:tcBorders>
            <w:shd w:val="clear" w:color="auto" w:fill="auto"/>
            <w:vAlign w:val="center"/>
            <w:hideMark/>
          </w:tcPr>
          <w:p w14:paraId="279A3B1A" w14:textId="77777777" w:rsidR="006640CE" w:rsidRPr="006640CE" w:rsidRDefault="006640CE"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10% of the time or less.</w:t>
            </w:r>
          </w:p>
        </w:tc>
        <w:tc>
          <w:tcPr>
            <w:tcW w:w="208" w:type="pct"/>
            <w:tcBorders>
              <w:top w:val="nil"/>
              <w:left w:val="nil"/>
              <w:bottom w:val="nil"/>
              <w:right w:val="nil"/>
            </w:tcBorders>
            <w:shd w:val="clear" w:color="auto" w:fill="auto"/>
            <w:vAlign w:val="center"/>
            <w:hideMark/>
          </w:tcPr>
          <w:p w14:paraId="62DA16FB" w14:textId="77777777" w:rsidR="006640CE" w:rsidRPr="006640CE" w:rsidRDefault="006640CE" w:rsidP="006640CE">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63B08069" w14:textId="1FA3B2A1" w:rsidR="006640CE" w:rsidRPr="006640CE" w:rsidRDefault="00EC4217" w:rsidP="006640CE">
            <w:pPr>
              <w:spacing w:after="0" w:line="240" w:lineRule="auto"/>
              <w:rPr>
                <w:rFonts w:ascii="Calibri" w:eastAsia="Times New Roman" w:hAnsi="Calibri" w:cs="Calibri"/>
                <w:color w:val="000000"/>
              </w:rPr>
            </w:pPr>
            <w:r>
              <w:rPr>
                <w:rFonts w:ascii="Calibri" w:eastAsia="Times New Roman" w:hAnsi="Calibri" w:cs="Calibri"/>
                <w:color w:val="000000"/>
              </w:rPr>
              <w:t>In response to sparse data, an estimator always or nearly always fails to produce segment-level abundance estimates.</w:t>
            </w:r>
          </w:p>
        </w:tc>
      </w:tr>
      <w:tr w:rsidR="00EC4217" w:rsidRPr="006640CE" w14:paraId="6F936D4E" w14:textId="77777777" w:rsidTr="00AD1D02">
        <w:trPr>
          <w:trHeight w:val="900"/>
        </w:trPr>
        <w:tc>
          <w:tcPr>
            <w:tcW w:w="729" w:type="pct"/>
            <w:tcBorders>
              <w:top w:val="nil"/>
              <w:left w:val="nil"/>
              <w:bottom w:val="nil"/>
              <w:right w:val="nil"/>
            </w:tcBorders>
            <w:shd w:val="clear" w:color="auto" w:fill="auto"/>
            <w:noWrap/>
            <w:vAlign w:val="center"/>
            <w:hideMark/>
          </w:tcPr>
          <w:p w14:paraId="490EBBF7" w14:textId="77777777" w:rsidR="00EC4217" w:rsidRPr="006640CE" w:rsidRDefault="00EC421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0.1 to 0.2</w:t>
            </w:r>
          </w:p>
        </w:tc>
        <w:tc>
          <w:tcPr>
            <w:tcW w:w="2188" w:type="pct"/>
            <w:tcBorders>
              <w:top w:val="nil"/>
              <w:left w:val="nil"/>
              <w:bottom w:val="nil"/>
              <w:right w:val="nil"/>
            </w:tcBorders>
            <w:shd w:val="clear" w:color="auto" w:fill="auto"/>
            <w:vAlign w:val="center"/>
            <w:hideMark/>
          </w:tcPr>
          <w:p w14:paraId="554DD389" w14:textId="77777777" w:rsidR="00EC4217" w:rsidRPr="006640CE" w:rsidRDefault="00EC421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10% of the time but less than or equal to 20% of the time.</w:t>
            </w:r>
          </w:p>
        </w:tc>
        <w:tc>
          <w:tcPr>
            <w:tcW w:w="208" w:type="pct"/>
            <w:tcBorders>
              <w:top w:val="nil"/>
              <w:left w:val="nil"/>
              <w:bottom w:val="nil"/>
              <w:right w:val="nil"/>
            </w:tcBorders>
            <w:shd w:val="clear" w:color="auto" w:fill="auto"/>
            <w:vAlign w:val="center"/>
            <w:hideMark/>
          </w:tcPr>
          <w:p w14:paraId="25B922AF" w14:textId="77777777" w:rsidR="00EC4217" w:rsidRPr="006640CE" w:rsidRDefault="00EC4217" w:rsidP="006640CE">
            <w:pPr>
              <w:spacing w:after="0" w:line="240" w:lineRule="auto"/>
              <w:rPr>
                <w:rFonts w:ascii="Calibri" w:eastAsia="Times New Roman" w:hAnsi="Calibri" w:cs="Calibri"/>
                <w:color w:val="000000"/>
              </w:rPr>
            </w:pPr>
          </w:p>
        </w:tc>
        <w:tc>
          <w:tcPr>
            <w:tcW w:w="1875" w:type="pct"/>
            <w:vMerge w:val="restart"/>
            <w:tcBorders>
              <w:top w:val="nil"/>
              <w:left w:val="nil"/>
              <w:right w:val="nil"/>
            </w:tcBorders>
            <w:shd w:val="clear" w:color="auto" w:fill="auto"/>
            <w:vAlign w:val="center"/>
            <w:hideMark/>
          </w:tcPr>
          <w:p w14:paraId="4A746D57" w14:textId="53DADB41" w:rsidR="00EC4217" w:rsidRPr="006640CE" w:rsidRDefault="00EC4217" w:rsidP="006640CE">
            <w:pPr>
              <w:spacing w:after="0" w:line="240" w:lineRule="auto"/>
              <w:rPr>
                <w:rFonts w:ascii="Calibri" w:eastAsia="Times New Roman" w:hAnsi="Calibri" w:cs="Calibri"/>
                <w:color w:val="000000"/>
              </w:rPr>
            </w:pPr>
            <w:r>
              <w:rPr>
                <w:rFonts w:ascii="Calibri" w:eastAsia="Times New Roman" w:hAnsi="Calibri" w:cs="Calibri"/>
                <w:color w:val="000000"/>
              </w:rPr>
              <w:t>For the ranges of mean p</w:t>
            </w:r>
            <w:r w:rsidRPr="00EC4217">
              <w:rPr>
                <w:rFonts w:ascii="Calibri" w:eastAsia="Times New Roman" w:hAnsi="Calibri" w:cs="Calibri"/>
                <w:color w:val="000000"/>
                <w:vertAlign w:val="subscript"/>
              </w:rPr>
              <w:t>0</w:t>
            </w:r>
            <w:r>
              <w:rPr>
                <w:rFonts w:ascii="Calibri" w:eastAsia="Times New Roman" w:hAnsi="Calibri" w:cs="Calibri"/>
                <w:color w:val="000000"/>
              </w:rPr>
              <w:t xml:space="preserve"> values and estimators considered, all probabilities of </w:t>
            </w:r>
            <w:r w:rsidR="00FB508D">
              <w:rPr>
                <w:rFonts w:ascii="Calibri" w:eastAsia="Times New Roman" w:hAnsi="Calibri" w:cs="Calibri"/>
                <w:color w:val="000000"/>
              </w:rPr>
              <w:t>estimator failure are possible.</w:t>
            </w:r>
          </w:p>
        </w:tc>
      </w:tr>
      <w:tr w:rsidR="00EC4217" w:rsidRPr="006640CE" w14:paraId="5F151771" w14:textId="77777777" w:rsidTr="00AD1D02">
        <w:trPr>
          <w:trHeight w:val="900"/>
        </w:trPr>
        <w:tc>
          <w:tcPr>
            <w:tcW w:w="729" w:type="pct"/>
            <w:tcBorders>
              <w:top w:val="nil"/>
              <w:left w:val="nil"/>
              <w:bottom w:val="nil"/>
              <w:right w:val="nil"/>
            </w:tcBorders>
            <w:shd w:val="clear" w:color="auto" w:fill="auto"/>
            <w:noWrap/>
            <w:vAlign w:val="center"/>
            <w:hideMark/>
          </w:tcPr>
          <w:p w14:paraId="05D54D37" w14:textId="77777777" w:rsidR="00EC4217" w:rsidRPr="006640CE" w:rsidRDefault="00EC421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0.2 to 0.3</w:t>
            </w:r>
          </w:p>
        </w:tc>
        <w:tc>
          <w:tcPr>
            <w:tcW w:w="2188" w:type="pct"/>
            <w:tcBorders>
              <w:top w:val="nil"/>
              <w:left w:val="nil"/>
              <w:bottom w:val="nil"/>
              <w:right w:val="nil"/>
            </w:tcBorders>
            <w:shd w:val="clear" w:color="auto" w:fill="auto"/>
            <w:vAlign w:val="center"/>
            <w:hideMark/>
          </w:tcPr>
          <w:p w14:paraId="62FFDE77" w14:textId="77777777" w:rsidR="00EC4217" w:rsidRPr="006640CE" w:rsidRDefault="00EC421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20% of the time but less than or equal to 30% of the time.</w:t>
            </w:r>
          </w:p>
        </w:tc>
        <w:tc>
          <w:tcPr>
            <w:tcW w:w="208" w:type="pct"/>
            <w:tcBorders>
              <w:top w:val="nil"/>
              <w:left w:val="nil"/>
              <w:bottom w:val="nil"/>
              <w:right w:val="nil"/>
            </w:tcBorders>
            <w:shd w:val="clear" w:color="auto" w:fill="auto"/>
            <w:noWrap/>
            <w:vAlign w:val="bottom"/>
            <w:hideMark/>
          </w:tcPr>
          <w:p w14:paraId="0D0670DF" w14:textId="77777777" w:rsidR="00EC4217" w:rsidRPr="006640CE" w:rsidRDefault="00EC4217" w:rsidP="006640CE">
            <w:pPr>
              <w:spacing w:after="0" w:line="240" w:lineRule="auto"/>
              <w:rPr>
                <w:rFonts w:ascii="Calibri" w:eastAsia="Times New Roman" w:hAnsi="Calibri" w:cs="Calibri"/>
                <w:color w:val="000000"/>
              </w:rPr>
            </w:pPr>
          </w:p>
        </w:tc>
        <w:tc>
          <w:tcPr>
            <w:tcW w:w="1875" w:type="pct"/>
            <w:vMerge/>
            <w:tcBorders>
              <w:left w:val="nil"/>
              <w:right w:val="nil"/>
            </w:tcBorders>
            <w:shd w:val="clear" w:color="auto" w:fill="auto"/>
            <w:vAlign w:val="center"/>
            <w:hideMark/>
          </w:tcPr>
          <w:p w14:paraId="4B24D53B" w14:textId="134B8842" w:rsidR="00EC4217" w:rsidRPr="006640CE" w:rsidRDefault="00EC4217" w:rsidP="006640CE">
            <w:pPr>
              <w:spacing w:after="0" w:line="240" w:lineRule="auto"/>
              <w:rPr>
                <w:rFonts w:ascii="Calibri" w:eastAsia="Times New Roman" w:hAnsi="Calibri" w:cs="Calibri"/>
                <w:color w:val="000000"/>
              </w:rPr>
            </w:pPr>
          </w:p>
        </w:tc>
      </w:tr>
      <w:tr w:rsidR="00EC4217" w:rsidRPr="006640CE" w14:paraId="126D505B" w14:textId="77777777" w:rsidTr="00AD1D02">
        <w:trPr>
          <w:trHeight w:val="900"/>
        </w:trPr>
        <w:tc>
          <w:tcPr>
            <w:tcW w:w="729" w:type="pct"/>
            <w:tcBorders>
              <w:top w:val="nil"/>
              <w:left w:val="nil"/>
              <w:bottom w:val="nil"/>
              <w:right w:val="nil"/>
            </w:tcBorders>
            <w:shd w:val="clear" w:color="auto" w:fill="auto"/>
            <w:noWrap/>
            <w:vAlign w:val="center"/>
            <w:hideMark/>
          </w:tcPr>
          <w:p w14:paraId="4731302E" w14:textId="77777777" w:rsidR="00EC4217" w:rsidRPr="006640CE" w:rsidRDefault="00EC421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0.3 to 0.4</w:t>
            </w:r>
          </w:p>
        </w:tc>
        <w:tc>
          <w:tcPr>
            <w:tcW w:w="2188" w:type="pct"/>
            <w:tcBorders>
              <w:top w:val="nil"/>
              <w:left w:val="nil"/>
              <w:bottom w:val="nil"/>
              <w:right w:val="nil"/>
            </w:tcBorders>
            <w:shd w:val="clear" w:color="auto" w:fill="auto"/>
            <w:vAlign w:val="center"/>
            <w:hideMark/>
          </w:tcPr>
          <w:p w14:paraId="45121E4A" w14:textId="77777777" w:rsidR="00EC4217" w:rsidRPr="006640CE" w:rsidRDefault="00EC421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30% of the time but less than or equal to 40% of the time.</w:t>
            </w:r>
          </w:p>
        </w:tc>
        <w:tc>
          <w:tcPr>
            <w:tcW w:w="208" w:type="pct"/>
            <w:tcBorders>
              <w:top w:val="nil"/>
              <w:left w:val="nil"/>
              <w:bottom w:val="nil"/>
              <w:right w:val="nil"/>
            </w:tcBorders>
            <w:shd w:val="clear" w:color="auto" w:fill="auto"/>
            <w:noWrap/>
            <w:vAlign w:val="bottom"/>
            <w:hideMark/>
          </w:tcPr>
          <w:p w14:paraId="6320E4F5" w14:textId="77777777" w:rsidR="00EC4217" w:rsidRPr="006640CE" w:rsidRDefault="00EC4217" w:rsidP="006640CE">
            <w:pPr>
              <w:spacing w:after="0" w:line="240" w:lineRule="auto"/>
              <w:rPr>
                <w:rFonts w:ascii="Calibri" w:eastAsia="Times New Roman" w:hAnsi="Calibri" w:cs="Calibri"/>
                <w:color w:val="000000"/>
              </w:rPr>
            </w:pPr>
          </w:p>
        </w:tc>
        <w:tc>
          <w:tcPr>
            <w:tcW w:w="1875" w:type="pct"/>
            <w:vMerge/>
            <w:tcBorders>
              <w:left w:val="nil"/>
              <w:right w:val="nil"/>
            </w:tcBorders>
            <w:shd w:val="clear" w:color="auto" w:fill="auto"/>
            <w:vAlign w:val="center"/>
            <w:hideMark/>
          </w:tcPr>
          <w:p w14:paraId="7FFC704E" w14:textId="53B70260" w:rsidR="00EC4217" w:rsidRPr="006640CE" w:rsidRDefault="00EC4217" w:rsidP="006640CE">
            <w:pPr>
              <w:spacing w:after="0" w:line="240" w:lineRule="auto"/>
              <w:rPr>
                <w:rFonts w:ascii="Calibri" w:eastAsia="Times New Roman" w:hAnsi="Calibri" w:cs="Calibri"/>
                <w:color w:val="000000"/>
              </w:rPr>
            </w:pPr>
          </w:p>
        </w:tc>
      </w:tr>
      <w:tr w:rsidR="00EC4217" w:rsidRPr="006640CE" w14:paraId="57A81057" w14:textId="77777777" w:rsidTr="00AD1D02">
        <w:trPr>
          <w:trHeight w:val="900"/>
        </w:trPr>
        <w:tc>
          <w:tcPr>
            <w:tcW w:w="729" w:type="pct"/>
            <w:tcBorders>
              <w:top w:val="nil"/>
              <w:left w:val="nil"/>
              <w:bottom w:val="nil"/>
              <w:right w:val="nil"/>
            </w:tcBorders>
            <w:shd w:val="clear" w:color="auto" w:fill="auto"/>
            <w:noWrap/>
            <w:vAlign w:val="center"/>
            <w:hideMark/>
          </w:tcPr>
          <w:p w14:paraId="06B07BD1" w14:textId="77777777" w:rsidR="00EC4217" w:rsidRPr="006640CE" w:rsidRDefault="00EC421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0.4 to 0.5</w:t>
            </w:r>
          </w:p>
        </w:tc>
        <w:tc>
          <w:tcPr>
            <w:tcW w:w="2188" w:type="pct"/>
            <w:tcBorders>
              <w:top w:val="nil"/>
              <w:left w:val="nil"/>
              <w:bottom w:val="nil"/>
              <w:right w:val="nil"/>
            </w:tcBorders>
            <w:shd w:val="clear" w:color="auto" w:fill="auto"/>
            <w:vAlign w:val="center"/>
            <w:hideMark/>
          </w:tcPr>
          <w:p w14:paraId="3B8AC2B7" w14:textId="77777777" w:rsidR="00EC4217" w:rsidRPr="006640CE" w:rsidRDefault="00EC421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40% of the time but less than or equal to 50% of the time.</w:t>
            </w:r>
          </w:p>
        </w:tc>
        <w:tc>
          <w:tcPr>
            <w:tcW w:w="208" w:type="pct"/>
            <w:tcBorders>
              <w:top w:val="nil"/>
              <w:left w:val="nil"/>
              <w:bottom w:val="nil"/>
              <w:right w:val="nil"/>
            </w:tcBorders>
            <w:shd w:val="clear" w:color="auto" w:fill="auto"/>
            <w:noWrap/>
            <w:vAlign w:val="bottom"/>
            <w:hideMark/>
          </w:tcPr>
          <w:p w14:paraId="555CAC63" w14:textId="77777777" w:rsidR="00EC4217" w:rsidRPr="006640CE" w:rsidRDefault="00EC4217" w:rsidP="006640CE">
            <w:pPr>
              <w:spacing w:after="0" w:line="240" w:lineRule="auto"/>
              <w:rPr>
                <w:rFonts w:ascii="Calibri" w:eastAsia="Times New Roman" w:hAnsi="Calibri" w:cs="Calibri"/>
                <w:color w:val="000000"/>
              </w:rPr>
            </w:pPr>
          </w:p>
        </w:tc>
        <w:tc>
          <w:tcPr>
            <w:tcW w:w="1875" w:type="pct"/>
            <w:vMerge/>
            <w:tcBorders>
              <w:left w:val="nil"/>
              <w:right w:val="nil"/>
            </w:tcBorders>
            <w:shd w:val="clear" w:color="auto" w:fill="auto"/>
            <w:vAlign w:val="center"/>
            <w:hideMark/>
          </w:tcPr>
          <w:p w14:paraId="5F4E3DDC" w14:textId="2EE2F1C5" w:rsidR="00EC4217" w:rsidRPr="006640CE" w:rsidRDefault="00EC4217" w:rsidP="006640CE">
            <w:pPr>
              <w:spacing w:after="0" w:line="240" w:lineRule="auto"/>
              <w:rPr>
                <w:rFonts w:ascii="Calibri" w:eastAsia="Times New Roman" w:hAnsi="Calibri" w:cs="Calibri"/>
                <w:color w:val="000000"/>
              </w:rPr>
            </w:pPr>
          </w:p>
        </w:tc>
      </w:tr>
      <w:tr w:rsidR="00EC4217" w:rsidRPr="006640CE" w14:paraId="469B9496" w14:textId="77777777" w:rsidTr="00AD1D02">
        <w:trPr>
          <w:trHeight w:val="900"/>
        </w:trPr>
        <w:tc>
          <w:tcPr>
            <w:tcW w:w="729" w:type="pct"/>
            <w:tcBorders>
              <w:top w:val="nil"/>
              <w:left w:val="nil"/>
              <w:bottom w:val="nil"/>
              <w:right w:val="nil"/>
            </w:tcBorders>
            <w:shd w:val="clear" w:color="auto" w:fill="auto"/>
            <w:noWrap/>
            <w:vAlign w:val="center"/>
            <w:hideMark/>
          </w:tcPr>
          <w:p w14:paraId="6587B744" w14:textId="77777777" w:rsidR="00EC4217" w:rsidRPr="006640CE" w:rsidRDefault="00EC421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0.5 to 0.6</w:t>
            </w:r>
          </w:p>
        </w:tc>
        <w:tc>
          <w:tcPr>
            <w:tcW w:w="2188" w:type="pct"/>
            <w:tcBorders>
              <w:top w:val="nil"/>
              <w:left w:val="nil"/>
              <w:bottom w:val="nil"/>
              <w:right w:val="nil"/>
            </w:tcBorders>
            <w:shd w:val="clear" w:color="auto" w:fill="auto"/>
            <w:vAlign w:val="center"/>
            <w:hideMark/>
          </w:tcPr>
          <w:p w14:paraId="228E877E" w14:textId="77777777" w:rsidR="00EC4217" w:rsidRPr="006640CE" w:rsidRDefault="00EC421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50% of the time but less than or equal to 60% of the time.</w:t>
            </w:r>
          </w:p>
        </w:tc>
        <w:tc>
          <w:tcPr>
            <w:tcW w:w="208" w:type="pct"/>
            <w:tcBorders>
              <w:top w:val="nil"/>
              <w:left w:val="nil"/>
              <w:bottom w:val="nil"/>
              <w:right w:val="nil"/>
            </w:tcBorders>
            <w:shd w:val="clear" w:color="auto" w:fill="auto"/>
            <w:noWrap/>
            <w:vAlign w:val="bottom"/>
            <w:hideMark/>
          </w:tcPr>
          <w:p w14:paraId="50F0B3CE" w14:textId="77777777" w:rsidR="00EC4217" w:rsidRPr="006640CE" w:rsidRDefault="00EC4217" w:rsidP="006640CE">
            <w:pPr>
              <w:spacing w:after="0" w:line="240" w:lineRule="auto"/>
              <w:rPr>
                <w:rFonts w:ascii="Calibri" w:eastAsia="Times New Roman" w:hAnsi="Calibri" w:cs="Calibri"/>
                <w:color w:val="000000"/>
              </w:rPr>
            </w:pPr>
          </w:p>
        </w:tc>
        <w:tc>
          <w:tcPr>
            <w:tcW w:w="1875" w:type="pct"/>
            <w:vMerge/>
            <w:tcBorders>
              <w:left w:val="nil"/>
              <w:right w:val="nil"/>
            </w:tcBorders>
            <w:shd w:val="clear" w:color="auto" w:fill="auto"/>
            <w:vAlign w:val="center"/>
            <w:hideMark/>
          </w:tcPr>
          <w:p w14:paraId="3D2EC72B" w14:textId="5361E4B0" w:rsidR="00EC4217" w:rsidRPr="006640CE" w:rsidRDefault="00EC4217" w:rsidP="006640CE">
            <w:pPr>
              <w:spacing w:after="0" w:line="240" w:lineRule="auto"/>
              <w:rPr>
                <w:rFonts w:ascii="Calibri" w:eastAsia="Times New Roman" w:hAnsi="Calibri" w:cs="Calibri"/>
                <w:color w:val="000000"/>
              </w:rPr>
            </w:pPr>
          </w:p>
        </w:tc>
      </w:tr>
      <w:tr w:rsidR="00EC4217" w:rsidRPr="006640CE" w14:paraId="261F3F89" w14:textId="77777777" w:rsidTr="00AD1D02">
        <w:trPr>
          <w:trHeight w:val="900"/>
        </w:trPr>
        <w:tc>
          <w:tcPr>
            <w:tcW w:w="729" w:type="pct"/>
            <w:tcBorders>
              <w:top w:val="nil"/>
              <w:left w:val="nil"/>
              <w:bottom w:val="nil"/>
              <w:right w:val="nil"/>
            </w:tcBorders>
            <w:shd w:val="clear" w:color="auto" w:fill="auto"/>
            <w:noWrap/>
            <w:vAlign w:val="center"/>
            <w:hideMark/>
          </w:tcPr>
          <w:p w14:paraId="59A021C5" w14:textId="77777777" w:rsidR="00EC4217" w:rsidRPr="006640CE" w:rsidRDefault="00EC421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0.6 to 0.7</w:t>
            </w:r>
          </w:p>
        </w:tc>
        <w:tc>
          <w:tcPr>
            <w:tcW w:w="2188" w:type="pct"/>
            <w:tcBorders>
              <w:top w:val="nil"/>
              <w:left w:val="nil"/>
              <w:bottom w:val="nil"/>
              <w:right w:val="nil"/>
            </w:tcBorders>
            <w:shd w:val="clear" w:color="auto" w:fill="auto"/>
            <w:vAlign w:val="center"/>
            <w:hideMark/>
          </w:tcPr>
          <w:p w14:paraId="6F3C7641" w14:textId="77777777" w:rsidR="00EC4217" w:rsidRPr="006640CE" w:rsidRDefault="00EC421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60% of the time but less than or equal to 70% of the time.</w:t>
            </w:r>
          </w:p>
        </w:tc>
        <w:tc>
          <w:tcPr>
            <w:tcW w:w="208" w:type="pct"/>
            <w:tcBorders>
              <w:top w:val="nil"/>
              <w:left w:val="nil"/>
              <w:bottom w:val="nil"/>
              <w:right w:val="nil"/>
            </w:tcBorders>
            <w:shd w:val="clear" w:color="auto" w:fill="auto"/>
            <w:noWrap/>
            <w:vAlign w:val="bottom"/>
            <w:hideMark/>
          </w:tcPr>
          <w:p w14:paraId="7D9186D5" w14:textId="77777777" w:rsidR="00EC4217" w:rsidRPr="006640CE" w:rsidRDefault="00EC4217" w:rsidP="006640CE">
            <w:pPr>
              <w:spacing w:after="0" w:line="240" w:lineRule="auto"/>
              <w:rPr>
                <w:rFonts w:ascii="Calibri" w:eastAsia="Times New Roman" w:hAnsi="Calibri" w:cs="Calibri"/>
                <w:color w:val="000000"/>
              </w:rPr>
            </w:pPr>
          </w:p>
        </w:tc>
        <w:tc>
          <w:tcPr>
            <w:tcW w:w="1875" w:type="pct"/>
            <w:vMerge/>
            <w:tcBorders>
              <w:left w:val="nil"/>
              <w:right w:val="nil"/>
            </w:tcBorders>
            <w:shd w:val="clear" w:color="auto" w:fill="auto"/>
            <w:vAlign w:val="center"/>
            <w:hideMark/>
          </w:tcPr>
          <w:p w14:paraId="52EE96E2" w14:textId="6D8F10C5" w:rsidR="00EC4217" w:rsidRPr="006640CE" w:rsidRDefault="00EC4217" w:rsidP="006640CE">
            <w:pPr>
              <w:spacing w:after="0" w:line="240" w:lineRule="auto"/>
              <w:rPr>
                <w:rFonts w:ascii="Calibri" w:eastAsia="Times New Roman" w:hAnsi="Calibri" w:cs="Calibri"/>
                <w:color w:val="000000"/>
              </w:rPr>
            </w:pPr>
          </w:p>
        </w:tc>
      </w:tr>
      <w:tr w:rsidR="00EC4217" w:rsidRPr="006640CE" w14:paraId="21CD5525" w14:textId="77777777" w:rsidTr="00AD1D02">
        <w:trPr>
          <w:trHeight w:val="900"/>
        </w:trPr>
        <w:tc>
          <w:tcPr>
            <w:tcW w:w="729" w:type="pct"/>
            <w:tcBorders>
              <w:top w:val="nil"/>
              <w:left w:val="nil"/>
              <w:bottom w:val="nil"/>
              <w:right w:val="nil"/>
            </w:tcBorders>
            <w:shd w:val="clear" w:color="auto" w:fill="auto"/>
            <w:noWrap/>
            <w:vAlign w:val="center"/>
            <w:hideMark/>
          </w:tcPr>
          <w:p w14:paraId="17D51FAC" w14:textId="77777777" w:rsidR="00EC4217" w:rsidRPr="006640CE" w:rsidRDefault="00EC421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0.7 to 0.8</w:t>
            </w:r>
          </w:p>
        </w:tc>
        <w:tc>
          <w:tcPr>
            <w:tcW w:w="2188" w:type="pct"/>
            <w:tcBorders>
              <w:top w:val="nil"/>
              <w:left w:val="nil"/>
              <w:bottom w:val="nil"/>
              <w:right w:val="nil"/>
            </w:tcBorders>
            <w:shd w:val="clear" w:color="auto" w:fill="auto"/>
            <w:vAlign w:val="center"/>
            <w:hideMark/>
          </w:tcPr>
          <w:p w14:paraId="662CC619" w14:textId="77777777" w:rsidR="00EC4217" w:rsidRPr="006640CE" w:rsidRDefault="00EC421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70% of the time but less than or equal to 80% of the time.</w:t>
            </w:r>
          </w:p>
        </w:tc>
        <w:tc>
          <w:tcPr>
            <w:tcW w:w="208" w:type="pct"/>
            <w:tcBorders>
              <w:top w:val="nil"/>
              <w:left w:val="nil"/>
              <w:bottom w:val="nil"/>
              <w:right w:val="nil"/>
            </w:tcBorders>
            <w:shd w:val="clear" w:color="auto" w:fill="auto"/>
            <w:noWrap/>
            <w:vAlign w:val="bottom"/>
            <w:hideMark/>
          </w:tcPr>
          <w:p w14:paraId="5EB8AB42" w14:textId="77777777" w:rsidR="00EC4217" w:rsidRPr="006640CE" w:rsidRDefault="00EC4217" w:rsidP="006640CE">
            <w:pPr>
              <w:spacing w:after="0" w:line="240" w:lineRule="auto"/>
              <w:rPr>
                <w:rFonts w:ascii="Calibri" w:eastAsia="Times New Roman" w:hAnsi="Calibri" w:cs="Calibri"/>
                <w:color w:val="000000"/>
              </w:rPr>
            </w:pPr>
          </w:p>
        </w:tc>
        <w:tc>
          <w:tcPr>
            <w:tcW w:w="1875" w:type="pct"/>
            <w:vMerge/>
            <w:tcBorders>
              <w:left w:val="nil"/>
              <w:right w:val="nil"/>
            </w:tcBorders>
            <w:shd w:val="clear" w:color="auto" w:fill="auto"/>
            <w:vAlign w:val="center"/>
            <w:hideMark/>
          </w:tcPr>
          <w:p w14:paraId="6D8EFEAE" w14:textId="248357CB" w:rsidR="00EC4217" w:rsidRPr="006640CE" w:rsidRDefault="00EC4217" w:rsidP="006640CE">
            <w:pPr>
              <w:spacing w:after="0" w:line="240" w:lineRule="auto"/>
              <w:rPr>
                <w:rFonts w:ascii="Calibri" w:eastAsia="Times New Roman" w:hAnsi="Calibri" w:cs="Calibri"/>
                <w:color w:val="000000"/>
              </w:rPr>
            </w:pPr>
          </w:p>
        </w:tc>
      </w:tr>
      <w:tr w:rsidR="00EC4217" w:rsidRPr="006640CE" w14:paraId="14AA5D36" w14:textId="77777777" w:rsidTr="00AD1D02">
        <w:trPr>
          <w:trHeight w:val="900"/>
        </w:trPr>
        <w:tc>
          <w:tcPr>
            <w:tcW w:w="729" w:type="pct"/>
            <w:tcBorders>
              <w:top w:val="nil"/>
              <w:left w:val="nil"/>
              <w:bottom w:val="nil"/>
              <w:right w:val="nil"/>
            </w:tcBorders>
            <w:shd w:val="clear" w:color="auto" w:fill="auto"/>
            <w:noWrap/>
            <w:vAlign w:val="center"/>
            <w:hideMark/>
          </w:tcPr>
          <w:p w14:paraId="5D4830B3" w14:textId="77777777" w:rsidR="00EC4217" w:rsidRPr="006640CE" w:rsidRDefault="00EC421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0.8 to 0.9</w:t>
            </w:r>
          </w:p>
        </w:tc>
        <w:tc>
          <w:tcPr>
            <w:tcW w:w="2188" w:type="pct"/>
            <w:tcBorders>
              <w:top w:val="nil"/>
              <w:left w:val="nil"/>
              <w:bottom w:val="nil"/>
              <w:right w:val="nil"/>
            </w:tcBorders>
            <w:shd w:val="clear" w:color="auto" w:fill="auto"/>
            <w:vAlign w:val="center"/>
            <w:hideMark/>
          </w:tcPr>
          <w:p w14:paraId="35812F13" w14:textId="77777777" w:rsidR="00EC4217" w:rsidRPr="006640CE" w:rsidRDefault="00EC421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80% of the time but less than or equal to 90% of the time.</w:t>
            </w:r>
          </w:p>
        </w:tc>
        <w:tc>
          <w:tcPr>
            <w:tcW w:w="208" w:type="pct"/>
            <w:tcBorders>
              <w:top w:val="nil"/>
              <w:left w:val="nil"/>
              <w:bottom w:val="nil"/>
              <w:right w:val="nil"/>
            </w:tcBorders>
            <w:shd w:val="clear" w:color="auto" w:fill="auto"/>
            <w:noWrap/>
            <w:vAlign w:val="bottom"/>
            <w:hideMark/>
          </w:tcPr>
          <w:p w14:paraId="37F7C2E5" w14:textId="77777777" w:rsidR="00EC4217" w:rsidRPr="006640CE" w:rsidRDefault="00EC4217" w:rsidP="006640CE">
            <w:pPr>
              <w:spacing w:after="0" w:line="240" w:lineRule="auto"/>
              <w:rPr>
                <w:rFonts w:ascii="Calibri" w:eastAsia="Times New Roman" w:hAnsi="Calibri" w:cs="Calibri"/>
                <w:color w:val="000000"/>
              </w:rPr>
            </w:pPr>
          </w:p>
        </w:tc>
        <w:tc>
          <w:tcPr>
            <w:tcW w:w="1875" w:type="pct"/>
            <w:vMerge/>
            <w:tcBorders>
              <w:left w:val="nil"/>
              <w:bottom w:val="nil"/>
              <w:right w:val="nil"/>
            </w:tcBorders>
            <w:shd w:val="clear" w:color="auto" w:fill="auto"/>
            <w:vAlign w:val="center"/>
            <w:hideMark/>
          </w:tcPr>
          <w:p w14:paraId="36FCA09C" w14:textId="5DCBD4E5" w:rsidR="00EC4217" w:rsidRPr="006640CE" w:rsidRDefault="00EC4217" w:rsidP="006640CE">
            <w:pPr>
              <w:spacing w:after="0" w:line="240" w:lineRule="auto"/>
              <w:rPr>
                <w:rFonts w:ascii="Calibri" w:eastAsia="Times New Roman" w:hAnsi="Calibri" w:cs="Calibri"/>
                <w:color w:val="000000"/>
              </w:rPr>
            </w:pPr>
          </w:p>
        </w:tc>
      </w:tr>
      <w:tr w:rsidR="00514ACD" w:rsidRPr="006640CE" w14:paraId="0FF55CEB" w14:textId="77777777" w:rsidTr="00514ACD">
        <w:trPr>
          <w:trHeight w:val="915"/>
        </w:trPr>
        <w:tc>
          <w:tcPr>
            <w:tcW w:w="729" w:type="pct"/>
            <w:tcBorders>
              <w:top w:val="nil"/>
              <w:left w:val="nil"/>
              <w:bottom w:val="nil"/>
              <w:right w:val="nil"/>
            </w:tcBorders>
            <w:shd w:val="clear" w:color="auto" w:fill="auto"/>
            <w:noWrap/>
            <w:vAlign w:val="center"/>
            <w:hideMark/>
          </w:tcPr>
          <w:p w14:paraId="66C6A09B" w14:textId="77777777" w:rsidR="006640CE" w:rsidRPr="006640CE" w:rsidRDefault="006640CE"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lastRenderedPageBreak/>
              <w:t>0.9 to 1</w:t>
            </w:r>
          </w:p>
        </w:tc>
        <w:tc>
          <w:tcPr>
            <w:tcW w:w="2188" w:type="pct"/>
            <w:tcBorders>
              <w:top w:val="nil"/>
              <w:left w:val="nil"/>
              <w:bottom w:val="nil"/>
              <w:right w:val="nil"/>
            </w:tcBorders>
            <w:shd w:val="clear" w:color="auto" w:fill="auto"/>
            <w:vAlign w:val="center"/>
            <w:hideMark/>
          </w:tcPr>
          <w:p w14:paraId="6D0C38CA" w14:textId="77777777" w:rsidR="006640CE" w:rsidRPr="006640CE" w:rsidRDefault="006640CE"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A segment-level abundance estimate is produced more than 90% of the time.</w:t>
            </w:r>
          </w:p>
        </w:tc>
        <w:tc>
          <w:tcPr>
            <w:tcW w:w="208" w:type="pct"/>
            <w:tcBorders>
              <w:top w:val="nil"/>
              <w:left w:val="nil"/>
              <w:bottom w:val="nil"/>
              <w:right w:val="nil"/>
            </w:tcBorders>
            <w:shd w:val="clear" w:color="auto" w:fill="auto"/>
            <w:noWrap/>
            <w:vAlign w:val="bottom"/>
            <w:hideMark/>
          </w:tcPr>
          <w:p w14:paraId="08EB9F76" w14:textId="77777777" w:rsidR="006640CE" w:rsidRPr="006640CE" w:rsidRDefault="006640CE" w:rsidP="006640CE">
            <w:pPr>
              <w:spacing w:after="0" w:line="240" w:lineRule="auto"/>
              <w:rPr>
                <w:rFonts w:ascii="Calibri" w:eastAsia="Times New Roman" w:hAnsi="Calibri" w:cs="Calibri"/>
                <w:color w:val="000000"/>
              </w:rPr>
            </w:pPr>
          </w:p>
        </w:tc>
        <w:tc>
          <w:tcPr>
            <w:tcW w:w="1875" w:type="pct"/>
            <w:tcBorders>
              <w:top w:val="nil"/>
              <w:left w:val="nil"/>
              <w:bottom w:val="nil"/>
              <w:right w:val="nil"/>
            </w:tcBorders>
            <w:shd w:val="clear" w:color="auto" w:fill="auto"/>
            <w:vAlign w:val="center"/>
            <w:hideMark/>
          </w:tcPr>
          <w:p w14:paraId="525131EE" w14:textId="27457073" w:rsidR="006640CE" w:rsidRPr="006640CE" w:rsidRDefault="00EC4217" w:rsidP="00EC4217">
            <w:pPr>
              <w:spacing w:after="0" w:line="240" w:lineRule="auto"/>
              <w:rPr>
                <w:rFonts w:ascii="Calibri" w:eastAsia="Times New Roman" w:hAnsi="Calibri" w:cs="Calibri"/>
                <w:color w:val="000000"/>
              </w:rPr>
            </w:pPr>
            <w:r>
              <w:rPr>
                <w:rFonts w:ascii="Calibri" w:eastAsia="Times New Roman" w:hAnsi="Calibri" w:cs="Calibri"/>
                <w:color w:val="000000"/>
              </w:rPr>
              <w:t>The estimator always or nearly always produces a segment-level abundance estimate from the data available (e.g., minimum known alive estimator).</w:t>
            </w:r>
          </w:p>
        </w:tc>
      </w:tr>
    </w:tbl>
    <w:p w14:paraId="688C5862" w14:textId="6164205E" w:rsidR="006640CE" w:rsidRDefault="006640CE" w:rsidP="00DF6235">
      <w:pPr>
        <w:spacing w:after="0"/>
        <w:rPr>
          <w:rFonts w:ascii="Times New Roman" w:hAnsi="Times New Roman" w:cs="Times New Roman"/>
        </w:rPr>
      </w:pPr>
    </w:p>
    <w:p w14:paraId="66D40FC1" w14:textId="706D47EF" w:rsidR="006640CE" w:rsidRDefault="006640CE" w:rsidP="00514ACD">
      <w:pPr>
        <w:pageBreakBefore/>
        <w:spacing w:after="0"/>
        <w:rPr>
          <w:rFonts w:ascii="Times New Roman" w:hAnsi="Times New Roman" w:cs="Times New Roman"/>
        </w:rPr>
      </w:pPr>
    </w:p>
    <w:p w14:paraId="2B6DA073" w14:textId="41CE24A4" w:rsidR="006640CE" w:rsidRDefault="006640CE" w:rsidP="00DF6235">
      <w:pPr>
        <w:spacing w:after="0"/>
        <w:rPr>
          <w:rFonts w:ascii="Times New Roman" w:hAnsi="Times New Roman" w:cs="Times New Roman"/>
        </w:rPr>
      </w:pPr>
      <w:r>
        <w:rPr>
          <w:rFonts w:ascii="Times New Roman" w:hAnsi="Times New Roman" w:cs="Times New Roman"/>
        </w:rPr>
        <w:t>Table 14.</w:t>
      </w:r>
      <w:r w:rsidR="00F55C59">
        <w:rPr>
          <w:rFonts w:ascii="Times New Roman" w:hAnsi="Times New Roman" w:cs="Times New Roman"/>
        </w:rPr>
        <w:t xml:space="preserve">  Description of the states of the Bias: Population Abundance nature node.  </w:t>
      </w:r>
    </w:p>
    <w:tbl>
      <w:tblPr>
        <w:tblW w:w="5000" w:type="pct"/>
        <w:tblLook w:val="04A0" w:firstRow="1" w:lastRow="0" w:firstColumn="1" w:lastColumn="0" w:noHBand="0" w:noVBand="1"/>
      </w:tblPr>
      <w:tblGrid>
        <w:gridCol w:w="1711"/>
        <w:gridCol w:w="6928"/>
        <w:gridCol w:w="451"/>
        <w:gridCol w:w="3870"/>
      </w:tblGrid>
      <w:tr w:rsidR="001948E0" w:rsidRPr="001948E0" w14:paraId="69F2315C" w14:textId="77777777" w:rsidTr="001948E0">
        <w:trPr>
          <w:trHeight w:val="315"/>
        </w:trPr>
        <w:tc>
          <w:tcPr>
            <w:tcW w:w="5000" w:type="pct"/>
            <w:gridSpan w:val="4"/>
            <w:tcBorders>
              <w:top w:val="single" w:sz="4" w:space="0" w:color="auto"/>
              <w:left w:val="nil"/>
              <w:bottom w:val="single" w:sz="4" w:space="0" w:color="auto"/>
              <w:right w:val="nil"/>
            </w:tcBorders>
            <w:shd w:val="clear" w:color="000000" w:fill="E7E6E6"/>
            <w:noWrap/>
            <w:vAlign w:val="bottom"/>
            <w:hideMark/>
          </w:tcPr>
          <w:p w14:paraId="450B9F7C" w14:textId="77777777" w:rsidR="001948E0" w:rsidRPr="001948E0" w:rsidRDefault="001948E0" w:rsidP="001948E0">
            <w:pPr>
              <w:spacing w:after="0" w:line="240" w:lineRule="auto"/>
              <w:jc w:val="center"/>
              <w:rPr>
                <w:rFonts w:ascii="Calibri" w:eastAsia="Times New Roman" w:hAnsi="Calibri" w:cs="Calibri"/>
                <w:b/>
                <w:bCs/>
                <w:i/>
                <w:iCs/>
                <w:color w:val="000000"/>
                <w:sz w:val="24"/>
                <w:szCs w:val="24"/>
              </w:rPr>
            </w:pPr>
            <w:r w:rsidRPr="001948E0">
              <w:rPr>
                <w:rFonts w:ascii="Calibri" w:eastAsia="Times New Roman" w:hAnsi="Calibri" w:cs="Calibri"/>
                <w:b/>
                <w:bCs/>
                <w:i/>
                <w:iCs/>
                <w:color w:val="000000"/>
                <w:sz w:val="24"/>
                <w:szCs w:val="24"/>
              </w:rPr>
              <w:t>Bias: Population Abundance</w:t>
            </w:r>
          </w:p>
        </w:tc>
      </w:tr>
      <w:tr w:rsidR="001948E0" w:rsidRPr="001948E0" w14:paraId="5FB7E3AE" w14:textId="77777777" w:rsidTr="001948E0">
        <w:trPr>
          <w:trHeight w:val="300"/>
        </w:trPr>
        <w:tc>
          <w:tcPr>
            <w:tcW w:w="660" w:type="pct"/>
            <w:tcBorders>
              <w:top w:val="nil"/>
              <w:left w:val="nil"/>
              <w:bottom w:val="single" w:sz="4" w:space="0" w:color="auto"/>
              <w:right w:val="nil"/>
            </w:tcBorders>
            <w:shd w:val="clear" w:color="auto" w:fill="auto"/>
            <w:noWrap/>
            <w:vAlign w:val="bottom"/>
            <w:hideMark/>
          </w:tcPr>
          <w:p w14:paraId="0B5C840C" w14:textId="77777777" w:rsidR="001948E0" w:rsidRPr="001948E0" w:rsidRDefault="001948E0" w:rsidP="001948E0">
            <w:pPr>
              <w:spacing w:after="0" w:line="240" w:lineRule="auto"/>
              <w:jc w:val="center"/>
              <w:rPr>
                <w:rFonts w:ascii="Calibri" w:eastAsia="Times New Roman" w:hAnsi="Calibri" w:cs="Calibri"/>
                <w:b/>
                <w:bCs/>
                <w:color w:val="000000"/>
              </w:rPr>
            </w:pPr>
            <w:r w:rsidRPr="001948E0">
              <w:rPr>
                <w:rFonts w:ascii="Calibri" w:eastAsia="Times New Roman" w:hAnsi="Calibri" w:cs="Calibri"/>
                <w:b/>
                <w:bCs/>
                <w:color w:val="000000"/>
              </w:rPr>
              <w:t>States</w:t>
            </w:r>
          </w:p>
        </w:tc>
        <w:tc>
          <w:tcPr>
            <w:tcW w:w="2673" w:type="pct"/>
            <w:tcBorders>
              <w:top w:val="nil"/>
              <w:left w:val="nil"/>
              <w:bottom w:val="single" w:sz="4" w:space="0" w:color="auto"/>
              <w:right w:val="nil"/>
            </w:tcBorders>
            <w:shd w:val="clear" w:color="auto" w:fill="auto"/>
            <w:noWrap/>
            <w:vAlign w:val="bottom"/>
            <w:hideMark/>
          </w:tcPr>
          <w:p w14:paraId="774269DE" w14:textId="77777777" w:rsidR="001948E0" w:rsidRPr="001948E0" w:rsidRDefault="001948E0" w:rsidP="001948E0">
            <w:pPr>
              <w:spacing w:after="0" w:line="240" w:lineRule="auto"/>
              <w:jc w:val="center"/>
              <w:rPr>
                <w:rFonts w:ascii="Calibri" w:eastAsia="Times New Roman" w:hAnsi="Calibri" w:cs="Calibri"/>
                <w:b/>
                <w:bCs/>
                <w:color w:val="000000"/>
              </w:rPr>
            </w:pPr>
            <w:r w:rsidRPr="001948E0">
              <w:rPr>
                <w:rFonts w:ascii="Calibri" w:eastAsia="Times New Roman" w:hAnsi="Calibri" w:cs="Calibri"/>
                <w:b/>
                <w:bCs/>
                <w:color w:val="000000"/>
              </w:rPr>
              <w:t>Definitions</w:t>
            </w:r>
          </w:p>
        </w:tc>
        <w:tc>
          <w:tcPr>
            <w:tcW w:w="174" w:type="pct"/>
            <w:tcBorders>
              <w:top w:val="nil"/>
              <w:left w:val="nil"/>
              <w:bottom w:val="single" w:sz="4" w:space="0" w:color="auto"/>
              <w:right w:val="nil"/>
            </w:tcBorders>
            <w:shd w:val="clear" w:color="auto" w:fill="auto"/>
            <w:noWrap/>
            <w:vAlign w:val="bottom"/>
            <w:hideMark/>
          </w:tcPr>
          <w:p w14:paraId="49E45B9D" w14:textId="77777777" w:rsidR="001948E0" w:rsidRPr="001948E0" w:rsidRDefault="001948E0" w:rsidP="001948E0">
            <w:pPr>
              <w:spacing w:after="0" w:line="240" w:lineRule="auto"/>
              <w:jc w:val="center"/>
              <w:rPr>
                <w:rFonts w:ascii="Calibri" w:eastAsia="Times New Roman" w:hAnsi="Calibri" w:cs="Calibri"/>
                <w:b/>
                <w:bCs/>
                <w:color w:val="000000"/>
              </w:rPr>
            </w:pPr>
            <w:r w:rsidRPr="001948E0">
              <w:rPr>
                <w:rFonts w:ascii="Calibri" w:eastAsia="Times New Roman" w:hAnsi="Calibri" w:cs="Calibri"/>
                <w:b/>
                <w:bCs/>
                <w:color w:val="000000"/>
              </w:rPr>
              <w:t> </w:t>
            </w:r>
          </w:p>
        </w:tc>
        <w:tc>
          <w:tcPr>
            <w:tcW w:w="1493" w:type="pct"/>
            <w:tcBorders>
              <w:top w:val="nil"/>
              <w:left w:val="nil"/>
              <w:bottom w:val="single" w:sz="4" w:space="0" w:color="auto"/>
              <w:right w:val="nil"/>
            </w:tcBorders>
            <w:shd w:val="clear" w:color="auto" w:fill="auto"/>
            <w:noWrap/>
            <w:vAlign w:val="bottom"/>
            <w:hideMark/>
          </w:tcPr>
          <w:p w14:paraId="589B7A83" w14:textId="77777777" w:rsidR="001948E0" w:rsidRPr="001948E0" w:rsidRDefault="001948E0" w:rsidP="001948E0">
            <w:pPr>
              <w:spacing w:after="0" w:line="240" w:lineRule="auto"/>
              <w:jc w:val="center"/>
              <w:rPr>
                <w:rFonts w:ascii="Calibri" w:eastAsia="Times New Roman" w:hAnsi="Calibri" w:cs="Calibri"/>
                <w:b/>
                <w:bCs/>
                <w:color w:val="000000"/>
              </w:rPr>
            </w:pPr>
            <w:r w:rsidRPr="001948E0">
              <w:rPr>
                <w:rFonts w:ascii="Calibri" w:eastAsia="Times New Roman" w:hAnsi="Calibri" w:cs="Calibri"/>
                <w:b/>
                <w:bCs/>
                <w:color w:val="000000"/>
              </w:rPr>
              <w:t>Justifications</w:t>
            </w:r>
          </w:p>
        </w:tc>
      </w:tr>
      <w:tr w:rsidR="001948E0" w:rsidRPr="001948E0" w14:paraId="02C98B0F" w14:textId="77777777" w:rsidTr="001948E0">
        <w:trPr>
          <w:trHeight w:val="2400"/>
        </w:trPr>
        <w:tc>
          <w:tcPr>
            <w:tcW w:w="660" w:type="pct"/>
            <w:tcBorders>
              <w:top w:val="nil"/>
              <w:left w:val="nil"/>
              <w:bottom w:val="nil"/>
              <w:right w:val="nil"/>
            </w:tcBorders>
            <w:shd w:val="clear" w:color="auto" w:fill="auto"/>
            <w:noWrap/>
            <w:vAlign w:val="center"/>
            <w:hideMark/>
          </w:tcPr>
          <w:p w14:paraId="2CA68039" w14:textId="77777777" w:rsidR="001948E0" w:rsidRPr="001948E0" w:rsidRDefault="001948E0"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 to 0.1</w:t>
            </w:r>
          </w:p>
        </w:tc>
        <w:tc>
          <w:tcPr>
            <w:tcW w:w="2673" w:type="pct"/>
            <w:tcBorders>
              <w:top w:val="nil"/>
              <w:left w:val="nil"/>
              <w:bottom w:val="nil"/>
              <w:right w:val="nil"/>
            </w:tcBorders>
            <w:shd w:val="clear" w:color="auto" w:fill="auto"/>
            <w:vAlign w:val="center"/>
            <w:hideMark/>
          </w:tcPr>
          <w:p w14:paraId="0A91E7C6" w14:textId="2126C425" w:rsidR="001948E0" w:rsidRPr="001948E0" w:rsidRDefault="001948E0" w:rsidP="001948E0">
            <w:pPr>
              <w:spacing w:after="0" w:line="240" w:lineRule="auto"/>
              <w:rPr>
                <w:rFonts w:ascii="Calibri" w:eastAsia="Times New Roman" w:hAnsi="Calibri" w:cs="Calibri"/>
                <w:color w:val="000000"/>
              </w:rPr>
            </w:pPr>
            <w:commentRangeStart w:id="179"/>
            <w:r w:rsidRPr="001948E0">
              <w:rPr>
                <w:rFonts w:ascii="Calibri" w:eastAsia="Times New Roman" w:hAnsi="Calibri" w:cs="Calibri"/>
                <w:color w:val="000000"/>
              </w:rPr>
              <w:t xml:space="preserve">The average utility of the basin-level abundance estimate bias is less than or equal to 0.1 (and greater than or equal to 0), i.e., </w:t>
            </w:r>
            <w:r w:rsidRPr="001948E0">
              <w:rPr>
                <w:position w:val="-28"/>
              </w:rPr>
              <w:object w:dxaOrig="4200" w:dyaOrig="560" w14:anchorId="58453C5A">
                <v:shape id="_x0000_i1043" type="#_x0000_t75" style="width:210.6pt;height:28.15pt" o:ole="">
                  <v:imagedata r:id="rId44" o:title=""/>
                </v:shape>
                <o:OLEObject Type="Embed" ProgID="Equation.DSMT4" ShapeID="_x0000_i1043" DrawAspect="Content" ObjectID="_1590479840" r:id="rId45"/>
              </w:object>
            </w:r>
            <w:r w:rsidRPr="001948E0">
              <w:rPr>
                <w:rFonts w:ascii="Calibri" w:eastAsia="Times New Roman" w:hAnsi="Calibri" w:cs="Calibri"/>
                <w:color w:val="000000"/>
              </w:rPr>
              <w:t xml:space="preserve"> where </w:t>
            </w:r>
            <w:r w:rsidRPr="001948E0">
              <w:rPr>
                <w:position w:val="-14"/>
              </w:rPr>
              <w:object w:dxaOrig="400" w:dyaOrig="380" w14:anchorId="2BD0596B">
                <v:shape id="_x0000_i1044" type="#_x0000_t75" style="width:20.05pt;height:18.95pt" o:ole="">
                  <v:imagedata r:id="rId46" o:title=""/>
                </v:shape>
                <o:OLEObject Type="Embed" ProgID="Equation.DSMT4" ShapeID="_x0000_i1044" DrawAspect="Content" ObjectID="_1590479841" r:id="rId47"/>
              </w:object>
            </w:r>
            <w:r w:rsidRPr="001948E0">
              <w:rPr>
                <w:rFonts w:ascii="Calibri" w:eastAsia="Times New Roman" w:hAnsi="Calibri" w:cs="Calibri"/>
                <w:color w:val="000000"/>
              </w:rPr>
              <w:t xml:space="preserve"> is the absolute relative bias of the abundance estimate for basin </w:t>
            </w:r>
            <w:r w:rsidRPr="001948E0">
              <w:rPr>
                <w:position w:val="-6"/>
              </w:rPr>
              <w:object w:dxaOrig="200" w:dyaOrig="279" w14:anchorId="6F567E7B">
                <v:shape id="_x0000_i1045" type="#_x0000_t75" style="width:9.75pt;height:14.1pt" o:ole="">
                  <v:imagedata r:id="rId48" o:title=""/>
                </v:shape>
                <o:OLEObject Type="Embed" ProgID="Equation.DSMT4" ShapeID="_x0000_i1045" DrawAspect="Content" ObjectID="_1590479842" r:id="rId49"/>
              </w:object>
            </w:r>
            <w:r w:rsidRPr="001948E0">
              <w:rPr>
                <w:rFonts w:ascii="Calibri" w:eastAsia="Times New Roman" w:hAnsi="Calibri" w:cs="Calibri"/>
                <w:color w:val="000000"/>
              </w:rPr>
              <w:t xml:space="preserve"> in </w:t>
            </w:r>
            <w:proofErr w:type="gramStart"/>
            <w:r w:rsidRPr="001948E0">
              <w:rPr>
                <w:rFonts w:ascii="Calibri" w:eastAsia="Times New Roman" w:hAnsi="Calibri" w:cs="Calibri"/>
                <w:color w:val="000000"/>
              </w:rPr>
              <w:t xml:space="preserve">year </w:t>
            </w:r>
            <w:proofErr w:type="gramEnd"/>
            <w:r w:rsidRPr="001948E0">
              <w:rPr>
                <w:position w:val="-10"/>
              </w:rPr>
              <w:object w:dxaOrig="220" w:dyaOrig="260" w14:anchorId="1FCEBF5D">
                <v:shape id="_x0000_i1046" type="#_x0000_t75" style="width:11.35pt;height:12.45pt" o:ole="">
                  <v:imagedata r:id="rId50" o:title=""/>
                </v:shape>
                <o:OLEObject Type="Embed" ProgID="Equation.DSMT4" ShapeID="_x0000_i1046" DrawAspect="Content" ObjectID="_1590479843" r:id="rId51"/>
              </w:object>
            </w:r>
            <w:r w:rsidRPr="001948E0">
              <w:rPr>
                <w:rFonts w:ascii="Calibri" w:eastAsia="Times New Roman" w:hAnsi="Calibri" w:cs="Calibri"/>
                <w:color w:val="000000"/>
              </w:rPr>
              <w:t xml:space="preserve">, or </w:t>
            </w:r>
            <w:r w:rsidRPr="001948E0">
              <w:rPr>
                <w:position w:val="-32"/>
              </w:rPr>
              <w:object w:dxaOrig="2320" w:dyaOrig="740" w14:anchorId="0A7F2D0F">
                <v:shape id="_x0000_i1047" type="#_x0000_t75" style="width:115.85pt;height:36.8pt" o:ole="">
                  <v:imagedata r:id="rId52" o:title=""/>
                </v:shape>
                <o:OLEObject Type="Embed" ProgID="Equation.DSMT4" ShapeID="_x0000_i1047" DrawAspect="Content" ObjectID="_1590479844" r:id="rId53"/>
              </w:object>
            </w:r>
            <w:r w:rsidRPr="001948E0">
              <w:rPr>
                <w:rFonts w:ascii="Calibri" w:eastAsia="Times New Roman" w:hAnsi="Calibri" w:cs="Calibri"/>
                <w:color w:val="000000"/>
              </w:rPr>
              <w:t xml:space="preserve">. </w:t>
            </w:r>
            <w:commentRangeEnd w:id="179"/>
            <w:r w:rsidR="0055239B">
              <w:rPr>
                <w:rStyle w:val="CommentReference"/>
              </w:rPr>
              <w:commentReference w:id="179"/>
            </w:r>
          </w:p>
        </w:tc>
        <w:tc>
          <w:tcPr>
            <w:tcW w:w="174" w:type="pct"/>
            <w:tcBorders>
              <w:top w:val="nil"/>
              <w:left w:val="nil"/>
              <w:bottom w:val="nil"/>
              <w:right w:val="nil"/>
            </w:tcBorders>
            <w:shd w:val="clear" w:color="auto" w:fill="auto"/>
            <w:vAlign w:val="center"/>
            <w:hideMark/>
          </w:tcPr>
          <w:p w14:paraId="1A753AF9" w14:textId="77777777" w:rsidR="001948E0" w:rsidRPr="001948E0" w:rsidRDefault="001948E0" w:rsidP="001948E0">
            <w:pPr>
              <w:spacing w:after="0" w:line="240" w:lineRule="auto"/>
              <w:rPr>
                <w:rFonts w:ascii="Calibri" w:eastAsia="Times New Roman" w:hAnsi="Calibri" w:cs="Calibri"/>
                <w:color w:val="000000"/>
              </w:rPr>
            </w:pPr>
          </w:p>
        </w:tc>
        <w:tc>
          <w:tcPr>
            <w:tcW w:w="1493" w:type="pct"/>
            <w:tcBorders>
              <w:top w:val="nil"/>
              <w:left w:val="nil"/>
              <w:bottom w:val="nil"/>
              <w:right w:val="nil"/>
            </w:tcBorders>
            <w:shd w:val="clear" w:color="auto" w:fill="auto"/>
            <w:vAlign w:val="center"/>
            <w:hideMark/>
          </w:tcPr>
          <w:p w14:paraId="1E642419" w14:textId="16E110C8" w:rsidR="001948E0" w:rsidRPr="001948E0" w:rsidRDefault="001A5DD0" w:rsidP="001948E0">
            <w:pPr>
              <w:spacing w:after="0" w:line="240" w:lineRule="auto"/>
              <w:rPr>
                <w:rFonts w:ascii="Calibri" w:eastAsia="Times New Roman" w:hAnsi="Calibri" w:cs="Calibri"/>
                <w:color w:val="000000"/>
              </w:rPr>
            </w:pPr>
            <w:r>
              <w:rPr>
                <w:rFonts w:ascii="Calibri" w:eastAsia="Times New Roman" w:hAnsi="Calibri" w:cs="Calibri"/>
                <w:color w:val="000000"/>
              </w:rPr>
              <w:t>Basin-level abundance estimates are very accurate.</w:t>
            </w:r>
          </w:p>
        </w:tc>
      </w:tr>
      <w:tr w:rsidR="00FB508D" w:rsidRPr="001948E0" w14:paraId="5D8F5506" w14:textId="77777777" w:rsidTr="00AD1D02">
        <w:trPr>
          <w:trHeight w:val="900"/>
        </w:trPr>
        <w:tc>
          <w:tcPr>
            <w:tcW w:w="660" w:type="pct"/>
            <w:tcBorders>
              <w:top w:val="nil"/>
              <w:left w:val="nil"/>
              <w:bottom w:val="nil"/>
              <w:right w:val="nil"/>
            </w:tcBorders>
            <w:shd w:val="clear" w:color="auto" w:fill="auto"/>
            <w:noWrap/>
            <w:vAlign w:val="center"/>
            <w:hideMark/>
          </w:tcPr>
          <w:p w14:paraId="08E865DD" w14:textId="77777777" w:rsidR="00FB508D" w:rsidRPr="001948E0" w:rsidRDefault="00FB508D"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0.1 to 0.2</w:t>
            </w:r>
          </w:p>
        </w:tc>
        <w:tc>
          <w:tcPr>
            <w:tcW w:w="2673" w:type="pct"/>
            <w:tcBorders>
              <w:top w:val="nil"/>
              <w:left w:val="nil"/>
              <w:bottom w:val="nil"/>
              <w:right w:val="nil"/>
            </w:tcBorders>
            <w:shd w:val="clear" w:color="auto" w:fill="auto"/>
            <w:vAlign w:val="center"/>
            <w:hideMark/>
          </w:tcPr>
          <w:p w14:paraId="56989798" w14:textId="77777777" w:rsidR="00FB508D" w:rsidRPr="001948E0" w:rsidRDefault="00FB508D"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 is greater than 0.1 but less than or equal to 0.2.</w:t>
            </w:r>
          </w:p>
        </w:tc>
        <w:tc>
          <w:tcPr>
            <w:tcW w:w="174" w:type="pct"/>
            <w:tcBorders>
              <w:top w:val="nil"/>
              <w:left w:val="nil"/>
              <w:bottom w:val="nil"/>
              <w:right w:val="nil"/>
            </w:tcBorders>
            <w:shd w:val="clear" w:color="auto" w:fill="auto"/>
            <w:vAlign w:val="center"/>
            <w:hideMark/>
          </w:tcPr>
          <w:p w14:paraId="36FC778E" w14:textId="77777777" w:rsidR="00FB508D" w:rsidRPr="001948E0" w:rsidRDefault="00FB508D" w:rsidP="001948E0">
            <w:pPr>
              <w:spacing w:after="0" w:line="240" w:lineRule="auto"/>
              <w:rPr>
                <w:rFonts w:ascii="Calibri" w:eastAsia="Times New Roman" w:hAnsi="Calibri" w:cs="Calibri"/>
                <w:color w:val="000000"/>
              </w:rPr>
            </w:pPr>
          </w:p>
        </w:tc>
        <w:tc>
          <w:tcPr>
            <w:tcW w:w="1493" w:type="pct"/>
            <w:vMerge w:val="restart"/>
            <w:tcBorders>
              <w:top w:val="nil"/>
              <w:left w:val="nil"/>
              <w:right w:val="nil"/>
            </w:tcBorders>
            <w:shd w:val="clear" w:color="auto" w:fill="auto"/>
            <w:vAlign w:val="center"/>
            <w:hideMark/>
          </w:tcPr>
          <w:p w14:paraId="0E8348DF" w14:textId="19F64336" w:rsidR="00FB508D" w:rsidRPr="001948E0" w:rsidRDefault="008378BF" w:rsidP="001A5DD0">
            <w:pPr>
              <w:spacing w:after="0" w:line="240" w:lineRule="auto"/>
              <w:rPr>
                <w:rFonts w:ascii="Calibri" w:eastAsia="Times New Roman" w:hAnsi="Calibri" w:cs="Calibri"/>
                <w:color w:val="000000"/>
              </w:rPr>
            </w:pPr>
            <w:r>
              <w:rPr>
                <w:rFonts w:ascii="Calibri" w:eastAsia="Times New Roman" w:hAnsi="Calibri" w:cs="Calibri"/>
                <w:color w:val="000000"/>
              </w:rPr>
              <w:t>For the monitoring programs and uncertainties considered</w:t>
            </w:r>
            <w:r w:rsidR="001A5DD0">
              <w:rPr>
                <w:rFonts w:ascii="Calibri" w:eastAsia="Times New Roman" w:hAnsi="Calibri" w:cs="Calibri"/>
                <w:color w:val="000000"/>
              </w:rPr>
              <w:t>, all abundance estimator accuracy ranges are possible.</w:t>
            </w:r>
          </w:p>
        </w:tc>
      </w:tr>
      <w:tr w:rsidR="00FB508D" w:rsidRPr="001948E0" w14:paraId="3638B694" w14:textId="77777777" w:rsidTr="00AD1D02">
        <w:trPr>
          <w:trHeight w:val="900"/>
        </w:trPr>
        <w:tc>
          <w:tcPr>
            <w:tcW w:w="660" w:type="pct"/>
            <w:tcBorders>
              <w:top w:val="nil"/>
              <w:left w:val="nil"/>
              <w:bottom w:val="nil"/>
              <w:right w:val="nil"/>
            </w:tcBorders>
            <w:shd w:val="clear" w:color="auto" w:fill="auto"/>
            <w:noWrap/>
            <w:vAlign w:val="center"/>
            <w:hideMark/>
          </w:tcPr>
          <w:p w14:paraId="5EBDA1FE" w14:textId="77777777" w:rsidR="00FB508D" w:rsidRPr="001948E0" w:rsidRDefault="00FB508D"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0.2 to 0.3</w:t>
            </w:r>
          </w:p>
        </w:tc>
        <w:tc>
          <w:tcPr>
            <w:tcW w:w="2673" w:type="pct"/>
            <w:tcBorders>
              <w:top w:val="nil"/>
              <w:left w:val="nil"/>
              <w:bottom w:val="nil"/>
              <w:right w:val="nil"/>
            </w:tcBorders>
            <w:shd w:val="clear" w:color="auto" w:fill="auto"/>
            <w:vAlign w:val="center"/>
            <w:hideMark/>
          </w:tcPr>
          <w:p w14:paraId="2BFC6CCF" w14:textId="77777777" w:rsidR="00FB508D" w:rsidRPr="001948E0" w:rsidRDefault="00FB508D"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 is greater than 0.2 but less than or equal to 0.3.</w:t>
            </w:r>
          </w:p>
        </w:tc>
        <w:tc>
          <w:tcPr>
            <w:tcW w:w="174" w:type="pct"/>
            <w:tcBorders>
              <w:top w:val="nil"/>
              <w:left w:val="nil"/>
              <w:bottom w:val="nil"/>
              <w:right w:val="nil"/>
            </w:tcBorders>
            <w:shd w:val="clear" w:color="auto" w:fill="auto"/>
            <w:noWrap/>
            <w:vAlign w:val="bottom"/>
            <w:hideMark/>
          </w:tcPr>
          <w:p w14:paraId="0DE70B62" w14:textId="77777777" w:rsidR="00FB508D" w:rsidRPr="001948E0" w:rsidRDefault="00FB508D" w:rsidP="001948E0">
            <w:pPr>
              <w:spacing w:after="0" w:line="240" w:lineRule="auto"/>
              <w:rPr>
                <w:rFonts w:ascii="Calibri" w:eastAsia="Times New Roman" w:hAnsi="Calibri" w:cs="Calibri"/>
                <w:color w:val="000000"/>
              </w:rPr>
            </w:pPr>
          </w:p>
        </w:tc>
        <w:tc>
          <w:tcPr>
            <w:tcW w:w="1493" w:type="pct"/>
            <w:vMerge/>
            <w:tcBorders>
              <w:left w:val="nil"/>
              <w:right w:val="nil"/>
            </w:tcBorders>
            <w:shd w:val="clear" w:color="auto" w:fill="auto"/>
            <w:vAlign w:val="center"/>
            <w:hideMark/>
          </w:tcPr>
          <w:p w14:paraId="73AC5B55" w14:textId="3B3E311B" w:rsidR="00FB508D" w:rsidRPr="001948E0" w:rsidRDefault="00FB508D" w:rsidP="001948E0">
            <w:pPr>
              <w:spacing w:after="0" w:line="240" w:lineRule="auto"/>
              <w:rPr>
                <w:rFonts w:ascii="Calibri" w:eastAsia="Times New Roman" w:hAnsi="Calibri" w:cs="Calibri"/>
                <w:color w:val="000000"/>
              </w:rPr>
            </w:pPr>
          </w:p>
        </w:tc>
      </w:tr>
      <w:tr w:rsidR="00FB508D" w:rsidRPr="001948E0" w14:paraId="26714E4D" w14:textId="77777777" w:rsidTr="00AD1D02">
        <w:trPr>
          <w:trHeight w:val="900"/>
        </w:trPr>
        <w:tc>
          <w:tcPr>
            <w:tcW w:w="660" w:type="pct"/>
            <w:tcBorders>
              <w:top w:val="nil"/>
              <w:left w:val="nil"/>
              <w:bottom w:val="nil"/>
              <w:right w:val="nil"/>
            </w:tcBorders>
            <w:shd w:val="clear" w:color="auto" w:fill="auto"/>
            <w:noWrap/>
            <w:vAlign w:val="center"/>
            <w:hideMark/>
          </w:tcPr>
          <w:p w14:paraId="38C1186B" w14:textId="77777777" w:rsidR="00FB508D" w:rsidRPr="001948E0" w:rsidRDefault="00FB508D"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0.3 to 0.4</w:t>
            </w:r>
          </w:p>
        </w:tc>
        <w:tc>
          <w:tcPr>
            <w:tcW w:w="2673" w:type="pct"/>
            <w:tcBorders>
              <w:top w:val="nil"/>
              <w:left w:val="nil"/>
              <w:bottom w:val="nil"/>
              <w:right w:val="nil"/>
            </w:tcBorders>
            <w:shd w:val="clear" w:color="auto" w:fill="auto"/>
            <w:vAlign w:val="center"/>
            <w:hideMark/>
          </w:tcPr>
          <w:p w14:paraId="62D293BD" w14:textId="77777777" w:rsidR="00FB508D" w:rsidRPr="001948E0" w:rsidRDefault="00FB508D"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 is greater than 0.3 but less than or equal to 0.4.</w:t>
            </w:r>
          </w:p>
        </w:tc>
        <w:tc>
          <w:tcPr>
            <w:tcW w:w="174" w:type="pct"/>
            <w:tcBorders>
              <w:top w:val="nil"/>
              <w:left w:val="nil"/>
              <w:bottom w:val="nil"/>
              <w:right w:val="nil"/>
            </w:tcBorders>
            <w:shd w:val="clear" w:color="auto" w:fill="auto"/>
            <w:noWrap/>
            <w:vAlign w:val="bottom"/>
            <w:hideMark/>
          </w:tcPr>
          <w:p w14:paraId="437AB5D1" w14:textId="77777777" w:rsidR="00FB508D" w:rsidRPr="001948E0" w:rsidRDefault="00FB508D" w:rsidP="001948E0">
            <w:pPr>
              <w:spacing w:after="0" w:line="240" w:lineRule="auto"/>
              <w:rPr>
                <w:rFonts w:ascii="Calibri" w:eastAsia="Times New Roman" w:hAnsi="Calibri" w:cs="Calibri"/>
                <w:color w:val="000000"/>
              </w:rPr>
            </w:pPr>
          </w:p>
        </w:tc>
        <w:tc>
          <w:tcPr>
            <w:tcW w:w="1493" w:type="pct"/>
            <w:vMerge/>
            <w:tcBorders>
              <w:left w:val="nil"/>
              <w:right w:val="nil"/>
            </w:tcBorders>
            <w:shd w:val="clear" w:color="auto" w:fill="auto"/>
            <w:vAlign w:val="center"/>
            <w:hideMark/>
          </w:tcPr>
          <w:p w14:paraId="559DEBF1" w14:textId="5BEEA72F" w:rsidR="00FB508D" w:rsidRPr="001948E0" w:rsidRDefault="00FB508D" w:rsidP="001948E0">
            <w:pPr>
              <w:spacing w:after="0" w:line="240" w:lineRule="auto"/>
              <w:rPr>
                <w:rFonts w:ascii="Calibri" w:eastAsia="Times New Roman" w:hAnsi="Calibri" w:cs="Calibri"/>
                <w:color w:val="000000"/>
              </w:rPr>
            </w:pPr>
          </w:p>
        </w:tc>
      </w:tr>
      <w:tr w:rsidR="00FB508D" w:rsidRPr="001948E0" w14:paraId="408E25B0" w14:textId="77777777" w:rsidTr="00AD1D02">
        <w:trPr>
          <w:trHeight w:val="900"/>
        </w:trPr>
        <w:tc>
          <w:tcPr>
            <w:tcW w:w="660" w:type="pct"/>
            <w:tcBorders>
              <w:top w:val="nil"/>
              <w:left w:val="nil"/>
              <w:bottom w:val="nil"/>
              <w:right w:val="nil"/>
            </w:tcBorders>
            <w:shd w:val="clear" w:color="auto" w:fill="auto"/>
            <w:noWrap/>
            <w:vAlign w:val="center"/>
            <w:hideMark/>
          </w:tcPr>
          <w:p w14:paraId="63D599F7" w14:textId="77777777" w:rsidR="00FB508D" w:rsidRPr="001948E0" w:rsidRDefault="00FB508D"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0.4 to 0.5</w:t>
            </w:r>
          </w:p>
        </w:tc>
        <w:tc>
          <w:tcPr>
            <w:tcW w:w="2673" w:type="pct"/>
            <w:tcBorders>
              <w:top w:val="nil"/>
              <w:left w:val="nil"/>
              <w:bottom w:val="nil"/>
              <w:right w:val="nil"/>
            </w:tcBorders>
            <w:shd w:val="clear" w:color="auto" w:fill="auto"/>
            <w:vAlign w:val="center"/>
            <w:hideMark/>
          </w:tcPr>
          <w:p w14:paraId="14808933" w14:textId="77777777" w:rsidR="00FB508D" w:rsidRPr="001948E0" w:rsidRDefault="00FB508D"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 is greater than 0.4 but less than or equal to 0.5.</w:t>
            </w:r>
          </w:p>
        </w:tc>
        <w:tc>
          <w:tcPr>
            <w:tcW w:w="174" w:type="pct"/>
            <w:tcBorders>
              <w:top w:val="nil"/>
              <w:left w:val="nil"/>
              <w:bottom w:val="nil"/>
              <w:right w:val="nil"/>
            </w:tcBorders>
            <w:shd w:val="clear" w:color="auto" w:fill="auto"/>
            <w:noWrap/>
            <w:vAlign w:val="bottom"/>
            <w:hideMark/>
          </w:tcPr>
          <w:p w14:paraId="221C35A8" w14:textId="77777777" w:rsidR="00FB508D" w:rsidRPr="001948E0" w:rsidRDefault="00FB508D" w:rsidP="001948E0">
            <w:pPr>
              <w:spacing w:after="0" w:line="240" w:lineRule="auto"/>
              <w:rPr>
                <w:rFonts w:ascii="Calibri" w:eastAsia="Times New Roman" w:hAnsi="Calibri" w:cs="Calibri"/>
                <w:color w:val="000000"/>
              </w:rPr>
            </w:pPr>
          </w:p>
        </w:tc>
        <w:tc>
          <w:tcPr>
            <w:tcW w:w="1493" w:type="pct"/>
            <w:vMerge/>
            <w:tcBorders>
              <w:left w:val="nil"/>
              <w:right w:val="nil"/>
            </w:tcBorders>
            <w:shd w:val="clear" w:color="auto" w:fill="auto"/>
            <w:vAlign w:val="center"/>
            <w:hideMark/>
          </w:tcPr>
          <w:p w14:paraId="2F43367D" w14:textId="2B9E79D2" w:rsidR="00FB508D" w:rsidRPr="001948E0" w:rsidRDefault="00FB508D" w:rsidP="001948E0">
            <w:pPr>
              <w:spacing w:after="0" w:line="240" w:lineRule="auto"/>
              <w:rPr>
                <w:rFonts w:ascii="Calibri" w:eastAsia="Times New Roman" w:hAnsi="Calibri" w:cs="Calibri"/>
                <w:color w:val="000000"/>
              </w:rPr>
            </w:pPr>
          </w:p>
        </w:tc>
      </w:tr>
      <w:tr w:rsidR="00FB508D" w:rsidRPr="001948E0" w14:paraId="73D71930" w14:textId="77777777" w:rsidTr="00AD1D02">
        <w:trPr>
          <w:trHeight w:val="900"/>
        </w:trPr>
        <w:tc>
          <w:tcPr>
            <w:tcW w:w="660" w:type="pct"/>
            <w:tcBorders>
              <w:top w:val="nil"/>
              <w:left w:val="nil"/>
              <w:bottom w:val="nil"/>
              <w:right w:val="nil"/>
            </w:tcBorders>
            <w:shd w:val="clear" w:color="auto" w:fill="auto"/>
            <w:noWrap/>
            <w:vAlign w:val="center"/>
            <w:hideMark/>
          </w:tcPr>
          <w:p w14:paraId="2848A755" w14:textId="77777777" w:rsidR="00FB508D" w:rsidRPr="001948E0" w:rsidRDefault="00FB508D"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0.5 to 0.6</w:t>
            </w:r>
          </w:p>
        </w:tc>
        <w:tc>
          <w:tcPr>
            <w:tcW w:w="2673" w:type="pct"/>
            <w:tcBorders>
              <w:top w:val="nil"/>
              <w:left w:val="nil"/>
              <w:bottom w:val="nil"/>
              <w:right w:val="nil"/>
            </w:tcBorders>
            <w:shd w:val="clear" w:color="auto" w:fill="auto"/>
            <w:vAlign w:val="center"/>
            <w:hideMark/>
          </w:tcPr>
          <w:p w14:paraId="06482BEB" w14:textId="77777777" w:rsidR="00FB508D" w:rsidRPr="001948E0" w:rsidRDefault="00FB508D"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 is greater than 0.5 but less than or equal to 0.6.</w:t>
            </w:r>
          </w:p>
        </w:tc>
        <w:tc>
          <w:tcPr>
            <w:tcW w:w="174" w:type="pct"/>
            <w:tcBorders>
              <w:top w:val="nil"/>
              <w:left w:val="nil"/>
              <w:bottom w:val="nil"/>
              <w:right w:val="nil"/>
            </w:tcBorders>
            <w:shd w:val="clear" w:color="auto" w:fill="auto"/>
            <w:noWrap/>
            <w:vAlign w:val="bottom"/>
            <w:hideMark/>
          </w:tcPr>
          <w:p w14:paraId="19C98727" w14:textId="77777777" w:rsidR="00FB508D" w:rsidRPr="001948E0" w:rsidRDefault="00FB508D" w:rsidP="001948E0">
            <w:pPr>
              <w:spacing w:after="0" w:line="240" w:lineRule="auto"/>
              <w:rPr>
                <w:rFonts w:ascii="Calibri" w:eastAsia="Times New Roman" w:hAnsi="Calibri" w:cs="Calibri"/>
                <w:color w:val="000000"/>
              </w:rPr>
            </w:pPr>
          </w:p>
        </w:tc>
        <w:tc>
          <w:tcPr>
            <w:tcW w:w="1493" w:type="pct"/>
            <w:vMerge/>
            <w:tcBorders>
              <w:left w:val="nil"/>
              <w:right w:val="nil"/>
            </w:tcBorders>
            <w:shd w:val="clear" w:color="auto" w:fill="auto"/>
            <w:vAlign w:val="center"/>
            <w:hideMark/>
          </w:tcPr>
          <w:p w14:paraId="6352A028" w14:textId="79B43AC3" w:rsidR="00FB508D" w:rsidRPr="001948E0" w:rsidRDefault="00FB508D" w:rsidP="001948E0">
            <w:pPr>
              <w:spacing w:after="0" w:line="240" w:lineRule="auto"/>
              <w:rPr>
                <w:rFonts w:ascii="Calibri" w:eastAsia="Times New Roman" w:hAnsi="Calibri" w:cs="Calibri"/>
                <w:color w:val="000000"/>
              </w:rPr>
            </w:pPr>
          </w:p>
        </w:tc>
      </w:tr>
      <w:tr w:rsidR="00FB508D" w:rsidRPr="001948E0" w14:paraId="484E21FA" w14:textId="77777777" w:rsidTr="00AD1D02">
        <w:trPr>
          <w:trHeight w:val="900"/>
        </w:trPr>
        <w:tc>
          <w:tcPr>
            <w:tcW w:w="660" w:type="pct"/>
            <w:tcBorders>
              <w:top w:val="nil"/>
              <w:left w:val="nil"/>
              <w:bottom w:val="nil"/>
              <w:right w:val="nil"/>
            </w:tcBorders>
            <w:shd w:val="clear" w:color="auto" w:fill="auto"/>
            <w:noWrap/>
            <w:vAlign w:val="center"/>
            <w:hideMark/>
          </w:tcPr>
          <w:p w14:paraId="1DEE2D8B" w14:textId="77777777" w:rsidR="00FB508D" w:rsidRPr="001948E0" w:rsidRDefault="00FB508D"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0.6 to 0.7</w:t>
            </w:r>
          </w:p>
        </w:tc>
        <w:tc>
          <w:tcPr>
            <w:tcW w:w="2673" w:type="pct"/>
            <w:tcBorders>
              <w:top w:val="nil"/>
              <w:left w:val="nil"/>
              <w:bottom w:val="nil"/>
              <w:right w:val="nil"/>
            </w:tcBorders>
            <w:shd w:val="clear" w:color="auto" w:fill="auto"/>
            <w:vAlign w:val="center"/>
            <w:hideMark/>
          </w:tcPr>
          <w:p w14:paraId="5555DE93" w14:textId="77777777" w:rsidR="00FB508D" w:rsidRPr="001948E0" w:rsidRDefault="00FB508D"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biases is greater than 0.6 but less than or equal to 0.7.</w:t>
            </w:r>
          </w:p>
        </w:tc>
        <w:tc>
          <w:tcPr>
            <w:tcW w:w="174" w:type="pct"/>
            <w:tcBorders>
              <w:top w:val="nil"/>
              <w:left w:val="nil"/>
              <w:bottom w:val="nil"/>
              <w:right w:val="nil"/>
            </w:tcBorders>
            <w:shd w:val="clear" w:color="auto" w:fill="auto"/>
            <w:noWrap/>
            <w:vAlign w:val="bottom"/>
            <w:hideMark/>
          </w:tcPr>
          <w:p w14:paraId="5A488644" w14:textId="77777777" w:rsidR="00FB508D" w:rsidRPr="001948E0" w:rsidRDefault="00FB508D" w:rsidP="001948E0">
            <w:pPr>
              <w:spacing w:after="0" w:line="240" w:lineRule="auto"/>
              <w:rPr>
                <w:rFonts w:ascii="Calibri" w:eastAsia="Times New Roman" w:hAnsi="Calibri" w:cs="Calibri"/>
                <w:color w:val="000000"/>
              </w:rPr>
            </w:pPr>
          </w:p>
        </w:tc>
        <w:tc>
          <w:tcPr>
            <w:tcW w:w="1493" w:type="pct"/>
            <w:vMerge/>
            <w:tcBorders>
              <w:left w:val="nil"/>
              <w:right w:val="nil"/>
            </w:tcBorders>
            <w:shd w:val="clear" w:color="auto" w:fill="auto"/>
            <w:vAlign w:val="center"/>
            <w:hideMark/>
          </w:tcPr>
          <w:p w14:paraId="2B53C8E1" w14:textId="123F4401" w:rsidR="00FB508D" w:rsidRPr="001948E0" w:rsidRDefault="00FB508D" w:rsidP="001948E0">
            <w:pPr>
              <w:spacing w:after="0" w:line="240" w:lineRule="auto"/>
              <w:rPr>
                <w:rFonts w:ascii="Calibri" w:eastAsia="Times New Roman" w:hAnsi="Calibri" w:cs="Calibri"/>
                <w:color w:val="000000"/>
              </w:rPr>
            </w:pPr>
          </w:p>
        </w:tc>
      </w:tr>
      <w:tr w:rsidR="00FB508D" w:rsidRPr="001948E0" w14:paraId="3D607346" w14:textId="77777777" w:rsidTr="00AD1D02">
        <w:trPr>
          <w:trHeight w:val="900"/>
        </w:trPr>
        <w:tc>
          <w:tcPr>
            <w:tcW w:w="660" w:type="pct"/>
            <w:tcBorders>
              <w:top w:val="nil"/>
              <w:left w:val="nil"/>
              <w:bottom w:val="nil"/>
              <w:right w:val="nil"/>
            </w:tcBorders>
            <w:shd w:val="clear" w:color="auto" w:fill="auto"/>
            <w:noWrap/>
            <w:vAlign w:val="center"/>
            <w:hideMark/>
          </w:tcPr>
          <w:p w14:paraId="787A3D2C" w14:textId="77777777" w:rsidR="00FB508D" w:rsidRPr="001948E0" w:rsidRDefault="00FB508D"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lastRenderedPageBreak/>
              <w:t>0.7 to 0.8</w:t>
            </w:r>
          </w:p>
        </w:tc>
        <w:tc>
          <w:tcPr>
            <w:tcW w:w="2673" w:type="pct"/>
            <w:tcBorders>
              <w:top w:val="nil"/>
              <w:left w:val="nil"/>
              <w:bottom w:val="nil"/>
              <w:right w:val="nil"/>
            </w:tcBorders>
            <w:shd w:val="clear" w:color="auto" w:fill="auto"/>
            <w:vAlign w:val="center"/>
            <w:hideMark/>
          </w:tcPr>
          <w:p w14:paraId="0489BA86" w14:textId="77777777" w:rsidR="00FB508D" w:rsidRPr="001948E0" w:rsidRDefault="00FB508D"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biases is greater than 0.7 but less than or equal to 0.8.</w:t>
            </w:r>
          </w:p>
        </w:tc>
        <w:tc>
          <w:tcPr>
            <w:tcW w:w="174" w:type="pct"/>
            <w:tcBorders>
              <w:top w:val="nil"/>
              <w:left w:val="nil"/>
              <w:bottom w:val="nil"/>
              <w:right w:val="nil"/>
            </w:tcBorders>
            <w:shd w:val="clear" w:color="auto" w:fill="auto"/>
            <w:noWrap/>
            <w:vAlign w:val="bottom"/>
            <w:hideMark/>
          </w:tcPr>
          <w:p w14:paraId="32C54BC5" w14:textId="77777777" w:rsidR="00FB508D" w:rsidRPr="001948E0" w:rsidRDefault="00FB508D" w:rsidP="001948E0">
            <w:pPr>
              <w:spacing w:after="0" w:line="240" w:lineRule="auto"/>
              <w:rPr>
                <w:rFonts w:ascii="Calibri" w:eastAsia="Times New Roman" w:hAnsi="Calibri" w:cs="Calibri"/>
                <w:color w:val="000000"/>
              </w:rPr>
            </w:pPr>
          </w:p>
        </w:tc>
        <w:tc>
          <w:tcPr>
            <w:tcW w:w="1493" w:type="pct"/>
            <w:vMerge/>
            <w:tcBorders>
              <w:left w:val="nil"/>
              <w:right w:val="nil"/>
            </w:tcBorders>
            <w:shd w:val="clear" w:color="auto" w:fill="auto"/>
            <w:vAlign w:val="center"/>
            <w:hideMark/>
          </w:tcPr>
          <w:p w14:paraId="55F89B08" w14:textId="202082E7" w:rsidR="00FB508D" w:rsidRPr="001948E0" w:rsidRDefault="00FB508D" w:rsidP="001948E0">
            <w:pPr>
              <w:spacing w:after="0" w:line="240" w:lineRule="auto"/>
              <w:rPr>
                <w:rFonts w:ascii="Calibri" w:eastAsia="Times New Roman" w:hAnsi="Calibri" w:cs="Calibri"/>
                <w:color w:val="000000"/>
              </w:rPr>
            </w:pPr>
          </w:p>
        </w:tc>
      </w:tr>
      <w:tr w:rsidR="00FB508D" w:rsidRPr="001948E0" w14:paraId="1B313987" w14:textId="77777777" w:rsidTr="00AD1D02">
        <w:trPr>
          <w:trHeight w:val="900"/>
        </w:trPr>
        <w:tc>
          <w:tcPr>
            <w:tcW w:w="660" w:type="pct"/>
            <w:tcBorders>
              <w:top w:val="nil"/>
              <w:left w:val="nil"/>
              <w:bottom w:val="nil"/>
              <w:right w:val="nil"/>
            </w:tcBorders>
            <w:shd w:val="clear" w:color="auto" w:fill="auto"/>
            <w:noWrap/>
            <w:vAlign w:val="center"/>
            <w:hideMark/>
          </w:tcPr>
          <w:p w14:paraId="38331773" w14:textId="77777777" w:rsidR="00FB508D" w:rsidRPr="001948E0" w:rsidRDefault="00FB508D"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0.8 to 0.9</w:t>
            </w:r>
          </w:p>
        </w:tc>
        <w:tc>
          <w:tcPr>
            <w:tcW w:w="2673" w:type="pct"/>
            <w:tcBorders>
              <w:top w:val="nil"/>
              <w:left w:val="nil"/>
              <w:bottom w:val="nil"/>
              <w:right w:val="nil"/>
            </w:tcBorders>
            <w:shd w:val="clear" w:color="auto" w:fill="auto"/>
            <w:vAlign w:val="center"/>
            <w:hideMark/>
          </w:tcPr>
          <w:p w14:paraId="1B177A82" w14:textId="77777777" w:rsidR="00FB508D" w:rsidRPr="001948E0" w:rsidRDefault="00FB508D"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biases is greater than 0.8 but less than or equal to 0.9.</w:t>
            </w:r>
          </w:p>
        </w:tc>
        <w:tc>
          <w:tcPr>
            <w:tcW w:w="174" w:type="pct"/>
            <w:tcBorders>
              <w:top w:val="nil"/>
              <w:left w:val="nil"/>
              <w:bottom w:val="nil"/>
              <w:right w:val="nil"/>
            </w:tcBorders>
            <w:shd w:val="clear" w:color="auto" w:fill="auto"/>
            <w:noWrap/>
            <w:vAlign w:val="bottom"/>
            <w:hideMark/>
          </w:tcPr>
          <w:p w14:paraId="6EC39DFF" w14:textId="77777777" w:rsidR="00FB508D" w:rsidRPr="001948E0" w:rsidRDefault="00FB508D" w:rsidP="001948E0">
            <w:pPr>
              <w:spacing w:after="0" w:line="240" w:lineRule="auto"/>
              <w:rPr>
                <w:rFonts w:ascii="Calibri" w:eastAsia="Times New Roman" w:hAnsi="Calibri" w:cs="Calibri"/>
                <w:color w:val="000000"/>
              </w:rPr>
            </w:pPr>
          </w:p>
        </w:tc>
        <w:tc>
          <w:tcPr>
            <w:tcW w:w="1493" w:type="pct"/>
            <w:vMerge/>
            <w:tcBorders>
              <w:left w:val="nil"/>
              <w:bottom w:val="nil"/>
              <w:right w:val="nil"/>
            </w:tcBorders>
            <w:shd w:val="clear" w:color="auto" w:fill="auto"/>
            <w:vAlign w:val="center"/>
            <w:hideMark/>
          </w:tcPr>
          <w:p w14:paraId="6191387F" w14:textId="1A4A95A9" w:rsidR="00FB508D" w:rsidRPr="001948E0" w:rsidRDefault="00FB508D" w:rsidP="001948E0">
            <w:pPr>
              <w:spacing w:after="0" w:line="240" w:lineRule="auto"/>
              <w:rPr>
                <w:rFonts w:ascii="Calibri" w:eastAsia="Times New Roman" w:hAnsi="Calibri" w:cs="Calibri"/>
                <w:color w:val="000000"/>
              </w:rPr>
            </w:pPr>
          </w:p>
        </w:tc>
      </w:tr>
      <w:tr w:rsidR="001948E0" w:rsidRPr="001948E0" w14:paraId="6008A802" w14:textId="77777777" w:rsidTr="001948E0">
        <w:trPr>
          <w:trHeight w:val="900"/>
        </w:trPr>
        <w:tc>
          <w:tcPr>
            <w:tcW w:w="660" w:type="pct"/>
            <w:tcBorders>
              <w:top w:val="nil"/>
              <w:left w:val="nil"/>
              <w:bottom w:val="nil"/>
              <w:right w:val="nil"/>
            </w:tcBorders>
            <w:shd w:val="clear" w:color="auto" w:fill="auto"/>
            <w:noWrap/>
            <w:vAlign w:val="center"/>
            <w:hideMark/>
          </w:tcPr>
          <w:p w14:paraId="4A78BE45" w14:textId="77777777" w:rsidR="001948E0" w:rsidRPr="001948E0" w:rsidRDefault="001948E0" w:rsidP="001948E0">
            <w:pPr>
              <w:spacing w:after="0" w:line="240" w:lineRule="auto"/>
              <w:jc w:val="center"/>
              <w:rPr>
                <w:rFonts w:ascii="Calibri" w:eastAsia="Times New Roman" w:hAnsi="Calibri" w:cs="Calibri"/>
                <w:color w:val="000000"/>
              </w:rPr>
            </w:pPr>
            <w:r w:rsidRPr="001948E0">
              <w:rPr>
                <w:rFonts w:ascii="Calibri" w:eastAsia="Times New Roman" w:hAnsi="Calibri" w:cs="Calibri"/>
                <w:color w:val="000000"/>
              </w:rPr>
              <w:t>0.9 to 1</w:t>
            </w:r>
          </w:p>
        </w:tc>
        <w:tc>
          <w:tcPr>
            <w:tcW w:w="2673" w:type="pct"/>
            <w:tcBorders>
              <w:top w:val="nil"/>
              <w:left w:val="nil"/>
              <w:bottom w:val="nil"/>
              <w:right w:val="nil"/>
            </w:tcBorders>
            <w:shd w:val="clear" w:color="auto" w:fill="auto"/>
            <w:vAlign w:val="center"/>
            <w:hideMark/>
          </w:tcPr>
          <w:p w14:paraId="152828D2" w14:textId="77777777" w:rsidR="001948E0" w:rsidRPr="001948E0" w:rsidRDefault="001948E0" w:rsidP="001948E0">
            <w:pPr>
              <w:spacing w:after="0" w:line="240" w:lineRule="auto"/>
              <w:rPr>
                <w:rFonts w:ascii="Calibri" w:eastAsia="Times New Roman" w:hAnsi="Calibri" w:cs="Calibri"/>
                <w:color w:val="000000"/>
              </w:rPr>
            </w:pPr>
            <w:r w:rsidRPr="001948E0">
              <w:rPr>
                <w:rFonts w:ascii="Calibri" w:eastAsia="Times New Roman" w:hAnsi="Calibri" w:cs="Calibri"/>
                <w:color w:val="000000"/>
              </w:rPr>
              <w:t>The average utility of the basin-level abundance estimate biases is greater than 0.9 (and less than or equal to 1).</w:t>
            </w:r>
          </w:p>
        </w:tc>
        <w:tc>
          <w:tcPr>
            <w:tcW w:w="174" w:type="pct"/>
            <w:tcBorders>
              <w:top w:val="nil"/>
              <w:left w:val="nil"/>
              <w:bottom w:val="nil"/>
              <w:right w:val="nil"/>
            </w:tcBorders>
            <w:shd w:val="clear" w:color="auto" w:fill="auto"/>
            <w:noWrap/>
            <w:vAlign w:val="bottom"/>
            <w:hideMark/>
          </w:tcPr>
          <w:p w14:paraId="40B2CC44" w14:textId="77777777" w:rsidR="001948E0" w:rsidRPr="001948E0" w:rsidRDefault="001948E0" w:rsidP="001948E0">
            <w:pPr>
              <w:spacing w:after="0" w:line="240" w:lineRule="auto"/>
              <w:rPr>
                <w:rFonts w:ascii="Calibri" w:eastAsia="Times New Roman" w:hAnsi="Calibri" w:cs="Calibri"/>
                <w:color w:val="000000"/>
              </w:rPr>
            </w:pPr>
          </w:p>
        </w:tc>
        <w:tc>
          <w:tcPr>
            <w:tcW w:w="1493" w:type="pct"/>
            <w:tcBorders>
              <w:top w:val="nil"/>
              <w:left w:val="nil"/>
              <w:bottom w:val="nil"/>
              <w:right w:val="nil"/>
            </w:tcBorders>
            <w:shd w:val="clear" w:color="auto" w:fill="auto"/>
            <w:vAlign w:val="center"/>
            <w:hideMark/>
          </w:tcPr>
          <w:p w14:paraId="26532D96" w14:textId="5689CD7E" w:rsidR="001948E0" w:rsidRPr="001948E0" w:rsidRDefault="001A5DD0" w:rsidP="001948E0">
            <w:pPr>
              <w:spacing w:after="0" w:line="240" w:lineRule="auto"/>
              <w:rPr>
                <w:rFonts w:ascii="Calibri" w:eastAsia="Times New Roman" w:hAnsi="Calibri" w:cs="Calibri"/>
                <w:color w:val="000000"/>
              </w:rPr>
            </w:pPr>
            <w:r>
              <w:rPr>
                <w:rFonts w:ascii="Calibri" w:eastAsia="Times New Roman" w:hAnsi="Calibri" w:cs="Calibri"/>
                <w:color w:val="000000"/>
              </w:rPr>
              <w:t>Basin-level abundance estimates are not accurate</w:t>
            </w:r>
            <w:r w:rsidR="001948E0" w:rsidRPr="001948E0">
              <w:rPr>
                <w:rFonts w:ascii="Calibri" w:eastAsia="Times New Roman" w:hAnsi="Calibri" w:cs="Calibri"/>
                <w:color w:val="000000"/>
              </w:rPr>
              <w:t>.</w:t>
            </w:r>
          </w:p>
        </w:tc>
      </w:tr>
    </w:tbl>
    <w:p w14:paraId="0B7BA519" w14:textId="2179613D" w:rsidR="006640CE" w:rsidRDefault="006640CE" w:rsidP="00DF6235">
      <w:pPr>
        <w:spacing w:after="0"/>
        <w:rPr>
          <w:rFonts w:ascii="Times New Roman" w:hAnsi="Times New Roman" w:cs="Times New Roman"/>
        </w:rPr>
      </w:pPr>
    </w:p>
    <w:p w14:paraId="48941AA1" w14:textId="74CE788A" w:rsidR="006640CE" w:rsidRDefault="006640CE" w:rsidP="00DF6235">
      <w:pPr>
        <w:spacing w:after="0"/>
        <w:rPr>
          <w:rFonts w:ascii="Times New Roman" w:hAnsi="Times New Roman" w:cs="Times New Roman"/>
        </w:rPr>
      </w:pPr>
    </w:p>
    <w:p w14:paraId="2FF32F1C" w14:textId="1F630B15" w:rsidR="006640CE" w:rsidRDefault="006640CE" w:rsidP="00DF6235">
      <w:pPr>
        <w:spacing w:after="0"/>
        <w:rPr>
          <w:rFonts w:ascii="Times New Roman" w:hAnsi="Times New Roman" w:cs="Times New Roman"/>
        </w:rPr>
      </w:pPr>
    </w:p>
    <w:p w14:paraId="35ACEA2A" w14:textId="45A01650" w:rsidR="006640CE" w:rsidRDefault="006640CE" w:rsidP="006640CE">
      <w:pPr>
        <w:pageBreakBefore/>
        <w:spacing w:after="0"/>
        <w:rPr>
          <w:rFonts w:ascii="Times New Roman" w:hAnsi="Times New Roman" w:cs="Times New Roman"/>
        </w:rPr>
      </w:pPr>
    </w:p>
    <w:p w14:paraId="2984D8B9" w14:textId="6305FD31" w:rsidR="006640CE" w:rsidRDefault="006640CE" w:rsidP="00DF6235">
      <w:pPr>
        <w:spacing w:after="0"/>
        <w:rPr>
          <w:rFonts w:ascii="Times New Roman" w:hAnsi="Times New Roman" w:cs="Times New Roman"/>
        </w:rPr>
      </w:pPr>
      <w:r>
        <w:rPr>
          <w:rFonts w:ascii="Times New Roman" w:hAnsi="Times New Roman" w:cs="Times New Roman"/>
        </w:rPr>
        <w:t>Table 15.</w:t>
      </w:r>
      <w:r w:rsidR="00F55C59">
        <w:rPr>
          <w:rFonts w:ascii="Times New Roman" w:hAnsi="Times New Roman" w:cs="Times New Roman"/>
        </w:rPr>
        <w:t xml:space="preserve">  Description of the states of the Precision: Population Abundance nature node.  </w:t>
      </w:r>
    </w:p>
    <w:tbl>
      <w:tblPr>
        <w:tblW w:w="5000" w:type="pct"/>
        <w:tblLook w:val="04A0" w:firstRow="1" w:lastRow="0" w:firstColumn="1" w:lastColumn="0" w:noHBand="0" w:noVBand="1"/>
      </w:tblPr>
      <w:tblGrid>
        <w:gridCol w:w="2071"/>
        <w:gridCol w:w="6659"/>
        <w:gridCol w:w="272"/>
        <w:gridCol w:w="3958"/>
      </w:tblGrid>
      <w:tr w:rsidR="007D2B1A" w:rsidRPr="007D2B1A" w14:paraId="4DEF6BF6" w14:textId="77777777" w:rsidTr="007D2B1A">
        <w:trPr>
          <w:trHeight w:val="315"/>
        </w:trPr>
        <w:tc>
          <w:tcPr>
            <w:tcW w:w="5000" w:type="pct"/>
            <w:gridSpan w:val="4"/>
            <w:tcBorders>
              <w:top w:val="single" w:sz="4" w:space="0" w:color="auto"/>
              <w:left w:val="nil"/>
              <w:bottom w:val="single" w:sz="4" w:space="0" w:color="auto"/>
              <w:right w:val="nil"/>
            </w:tcBorders>
            <w:shd w:val="clear" w:color="000000" w:fill="E7E6E6"/>
            <w:noWrap/>
            <w:vAlign w:val="bottom"/>
            <w:hideMark/>
          </w:tcPr>
          <w:p w14:paraId="7A5FF2B8" w14:textId="77777777" w:rsidR="007D2B1A" w:rsidRPr="007D2B1A" w:rsidRDefault="007D2B1A" w:rsidP="007D2B1A">
            <w:pPr>
              <w:spacing w:after="0" w:line="240" w:lineRule="auto"/>
              <w:jc w:val="center"/>
              <w:rPr>
                <w:rFonts w:ascii="Calibri" w:eastAsia="Times New Roman" w:hAnsi="Calibri" w:cs="Calibri"/>
                <w:b/>
                <w:bCs/>
                <w:i/>
                <w:iCs/>
                <w:color w:val="000000"/>
                <w:sz w:val="24"/>
                <w:szCs w:val="24"/>
              </w:rPr>
            </w:pPr>
            <w:r w:rsidRPr="007D2B1A">
              <w:rPr>
                <w:rFonts w:ascii="Calibri" w:eastAsia="Times New Roman" w:hAnsi="Calibri" w:cs="Calibri"/>
                <w:b/>
                <w:bCs/>
                <w:i/>
                <w:iCs/>
                <w:color w:val="000000"/>
                <w:sz w:val="24"/>
                <w:szCs w:val="24"/>
              </w:rPr>
              <w:t>Precision: Population Abundance</w:t>
            </w:r>
          </w:p>
        </w:tc>
      </w:tr>
      <w:tr w:rsidR="007D2B1A" w:rsidRPr="007D2B1A" w14:paraId="56299D98" w14:textId="77777777" w:rsidTr="00FB508D">
        <w:trPr>
          <w:trHeight w:val="300"/>
        </w:trPr>
        <w:tc>
          <w:tcPr>
            <w:tcW w:w="799" w:type="pct"/>
            <w:tcBorders>
              <w:top w:val="nil"/>
              <w:left w:val="nil"/>
              <w:bottom w:val="single" w:sz="4" w:space="0" w:color="auto"/>
              <w:right w:val="nil"/>
            </w:tcBorders>
            <w:shd w:val="clear" w:color="auto" w:fill="auto"/>
            <w:noWrap/>
            <w:vAlign w:val="bottom"/>
            <w:hideMark/>
          </w:tcPr>
          <w:p w14:paraId="750DA497" w14:textId="77777777" w:rsidR="007D2B1A" w:rsidRPr="007D2B1A" w:rsidRDefault="007D2B1A" w:rsidP="007D2B1A">
            <w:pPr>
              <w:spacing w:after="0" w:line="240" w:lineRule="auto"/>
              <w:jc w:val="center"/>
              <w:rPr>
                <w:rFonts w:ascii="Calibri" w:eastAsia="Times New Roman" w:hAnsi="Calibri" w:cs="Calibri"/>
                <w:b/>
                <w:bCs/>
                <w:color w:val="000000"/>
              </w:rPr>
            </w:pPr>
            <w:r w:rsidRPr="007D2B1A">
              <w:rPr>
                <w:rFonts w:ascii="Calibri" w:eastAsia="Times New Roman" w:hAnsi="Calibri" w:cs="Calibri"/>
                <w:b/>
                <w:bCs/>
                <w:color w:val="000000"/>
              </w:rPr>
              <w:t>States</w:t>
            </w:r>
          </w:p>
        </w:tc>
        <w:tc>
          <w:tcPr>
            <w:tcW w:w="2569" w:type="pct"/>
            <w:tcBorders>
              <w:top w:val="nil"/>
              <w:left w:val="nil"/>
              <w:bottom w:val="single" w:sz="4" w:space="0" w:color="auto"/>
              <w:right w:val="nil"/>
            </w:tcBorders>
            <w:shd w:val="clear" w:color="auto" w:fill="auto"/>
            <w:noWrap/>
            <w:vAlign w:val="bottom"/>
            <w:hideMark/>
          </w:tcPr>
          <w:p w14:paraId="27702819" w14:textId="77777777" w:rsidR="007D2B1A" w:rsidRPr="007D2B1A" w:rsidRDefault="007D2B1A" w:rsidP="007D2B1A">
            <w:pPr>
              <w:spacing w:after="0" w:line="240" w:lineRule="auto"/>
              <w:jc w:val="center"/>
              <w:rPr>
                <w:rFonts w:ascii="Calibri" w:eastAsia="Times New Roman" w:hAnsi="Calibri" w:cs="Calibri"/>
                <w:b/>
                <w:bCs/>
                <w:color w:val="000000"/>
              </w:rPr>
            </w:pPr>
            <w:r w:rsidRPr="007D2B1A">
              <w:rPr>
                <w:rFonts w:ascii="Calibri" w:eastAsia="Times New Roman" w:hAnsi="Calibri" w:cs="Calibri"/>
                <w:b/>
                <w:bCs/>
                <w:color w:val="000000"/>
              </w:rPr>
              <w:t>Definitions</w:t>
            </w:r>
          </w:p>
        </w:tc>
        <w:tc>
          <w:tcPr>
            <w:tcW w:w="105" w:type="pct"/>
            <w:tcBorders>
              <w:top w:val="nil"/>
              <w:left w:val="nil"/>
              <w:bottom w:val="single" w:sz="4" w:space="0" w:color="auto"/>
              <w:right w:val="nil"/>
            </w:tcBorders>
            <w:shd w:val="clear" w:color="auto" w:fill="auto"/>
            <w:noWrap/>
            <w:vAlign w:val="bottom"/>
            <w:hideMark/>
          </w:tcPr>
          <w:p w14:paraId="14BF08A6" w14:textId="77777777" w:rsidR="007D2B1A" w:rsidRPr="007D2B1A" w:rsidRDefault="007D2B1A" w:rsidP="007D2B1A">
            <w:pPr>
              <w:spacing w:after="0" w:line="240" w:lineRule="auto"/>
              <w:jc w:val="center"/>
              <w:rPr>
                <w:rFonts w:ascii="Calibri" w:eastAsia="Times New Roman" w:hAnsi="Calibri" w:cs="Calibri"/>
                <w:b/>
                <w:bCs/>
                <w:color w:val="000000"/>
              </w:rPr>
            </w:pPr>
            <w:r w:rsidRPr="007D2B1A">
              <w:rPr>
                <w:rFonts w:ascii="Calibri" w:eastAsia="Times New Roman" w:hAnsi="Calibri" w:cs="Calibri"/>
                <w:b/>
                <w:bCs/>
                <w:color w:val="000000"/>
              </w:rPr>
              <w:t> </w:t>
            </w:r>
          </w:p>
        </w:tc>
        <w:tc>
          <w:tcPr>
            <w:tcW w:w="1527" w:type="pct"/>
            <w:tcBorders>
              <w:top w:val="nil"/>
              <w:left w:val="nil"/>
              <w:bottom w:val="single" w:sz="4" w:space="0" w:color="auto"/>
              <w:right w:val="nil"/>
            </w:tcBorders>
            <w:shd w:val="clear" w:color="auto" w:fill="auto"/>
            <w:noWrap/>
            <w:vAlign w:val="bottom"/>
            <w:hideMark/>
          </w:tcPr>
          <w:p w14:paraId="7FBB794E" w14:textId="77777777" w:rsidR="007D2B1A" w:rsidRPr="007D2B1A" w:rsidRDefault="007D2B1A" w:rsidP="007D2B1A">
            <w:pPr>
              <w:spacing w:after="0" w:line="240" w:lineRule="auto"/>
              <w:jc w:val="center"/>
              <w:rPr>
                <w:rFonts w:ascii="Calibri" w:eastAsia="Times New Roman" w:hAnsi="Calibri" w:cs="Calibri"/>
                <w:b/>
                <w:bCs/>
                <w:color w:val="000000"/>
              </w:rPr>
            </w:pPr>
            <w:r w:rsidRPr="007D2B1A">
              <w:rPr>
                <w:rFonts w:ascii="Calibri" w:eastAsia="Times New Roman" w:hAnsi="Calibri" w:cs="Calibri"/>
                <w:b/>
                <w:bCs/>
                <w:color w:val="000000"/>
              </w:rPr>
              <w:t>Justifications</w:t>
            </w:r>
          </w:p>
        </w:tc>
      </w:tr>
      <w:tr w:rsidR="007D2B1A" w:rsidRPr="007D2B1A" w14:paraId="5190B10C" w14:textId="77777777" w:rsidTr="00FB508D">
        <w:trPr>
          <w:trHeight w:val="2400"/>
        </w:trPr>
        <w:tc>
          <w:tcPr>
            <w:tcW w:w="799" w:type="pct"/>
            <w:tcBorders>
              <w:top w:val="nil"/>
              <w:left w:val="nil"/>
              <w:bottom w:val="nil"/>
              <w:right w:val="nil"/>
            </w:tcBorders>
            <w:shd w:val="clear" w:color="auto" w:fill="auto"/>
            <w:noWrap/>
            <w:vAlign w:val="center"/>
            <w:hideMark/>
          </w:tcPr>
          <w:p w14:paraId="158FBE97" w14:textId="77777777" w:rsidR="007D2B1A" w:rsidRPr="007D2B1A" w:rsidRDefault="007D2B1A"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 to 0.1</w:t>
            </w:r>
          </w:p>
        </w:tc>
        <w:tc>
          <w:tcPr>
            <w:tcW w:w="2569" w:type="pct"/>
            <w:tcBorders>
              <w:top w:val="nil"/>
              <w:left w:val="nil"/>
              <w:bottom w:val="nil"/>
              <w:right w:val="nil"/>
            </w:tcBorders>
            <w:shd w:val="clear" w:color="auto" w:fill="auto"/>
            <w:vAlign w:val="center"/>
            <w:hideMark/>
          </w:tcPr>
          <w:p w14:paraId="468F6FB0" w14:textId="2124B7CD" w:rsidR="007D2B1A" w:rsidRPr="007D2B1A" w:rsidRDefault="007D2B1A"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 xml:space="preserve">The average utility of the basin-level abundance estimate precision is less than or equal to 0.1 (and greater than or equal to </w:t>
            </w:r>
            <w:r>
              <w:rPr>
                <w:rFonts w:ascii="Calibri" w:eastAsia="Times New Roman" w:hAnsi="Calibri" w:cs="Calibri"/>
                <w:color w:val="000000"/>
              </w:rPr>
              <w:t>0), i.e.</w:t>
            </w:r>
            <w:proofErr w:type="gramStart"/>
            <w:r>
              <w:rPr>
                <w:rFonts w:ascii="Calibri" w:eastAsia="Times New Roman" w:hAnsi="Calibri" w:cs="Calibri"/>
                <w:color w:val="000000"/>
              </w:rPr>
              <w:t xml:space="preserve">, </w:t>
            </w:r>
            <w:proofErr w:type="gramEnd"/>
            <w:r w:rsidRPr="007D2B1A">
              <w:rPr>
                <w:position w:val="-28"/>
              </w:rPr>
              <w:object w:dxaOrig="4140" w:dyaOrig="560" w14:anchorId="2D9F482C">
                <v:shape id="_x0000_i1048" type="#_x0000_t75" style="width:206.8pt;height:28.15pt" o:ole="">
                  <v:imagedata r:id="rId54" o:title=""/>
                </v:shape>
                <o:OLEObject Type="Embed" ProgID="Equation.DSMT4" ShapeID="_x0000_i1048" DrawAspect="Content" ObjectID="_1590479845" r:id="rId55"/>
              </w:object>
            </w:r>
            <w:r w:rsidRPr="007D2B1A">
              <w:rPr>
                <w:rFonts w:ascii="Calibri" w:eastAsia="Times New Roman" w:hAnsi="Calibri" w:cs="Calibri"/>
                <w:color w:val="000000"/>
              </w:rPr>
              <w:t xml:space="preserve">, where </w:t>
            </w:r>
            <w:r w:rsidRPr="007D2B1A">
              <w:rPr>
                <w:position w:val="-14"/>
              </w:rPr>
              <w:object w:dxaOrig="400" w:dyaOrig="380" w14:anchorId="6B1942D1">
                <v:shape id="_x0000_i1049" type="#_x0000_t75" style="width:20.05pt;height:18.95pt" o:ole="">
                  <v:imagedata r:id="rId56" o:title=""/>
                </v:shape>
                <o:OLEObject Type="Embed" ProgID="Equation.DSMT4" ShapeID="_x0000_i1049" DrawAspect="Content" ObjectID="_1590479846" r:id="rId57"/>
              </w:object>
            </w:r>
            <w:r w:rsidRPr="007D2B1A">
              <w:rPr>
                <w:rFonts w:ascii="Calibri" w:eastAsia="Times New Roman" w:hAnsi="Calibri" w:cs="Calibri"/>
                <w:color w:val="000000"/>
              </w:rPr>
              <w:t xml:space="preserve"> is the coefficient of variation of the abundance estimate for basin </w:t>
            </w:r>
            <w:r w:rsidRPr="007D2B1A">
              <w:rPr>
                <w:position w:val="-6"/>
              </w:rPr>
              <w:object w:dxaOrig="200" w:dyaOrig="279" w14:anchorId="59E85067">
                <v:shape id="_x0000_i1050" type="#_x0000_t75" style="width:9.75pt;height:14.1pt" o:ole="">
                  <v:imagedata r:id="rId58" o:title=""/>
                </v:shape>
                <o:OLEObject Type="Embed" ProgID="Equation.DSMT4" ShapeID="_x0000_i1050" DrawAspect="Content" ObjectID="_1590479847" r:id="rId59"/>
              </w:object>
            </w:r>
            <w:r w:rsidRPr="007D2B1A">
              <w:rPr>
                <w:rFonts w:ascii="Calibri" w:eastAsia="Times New Roman" w:hAnsi="Calibri" w:cs="Calibri"/>
                <w:color w:val="000000"/>
              </w:rPr>
              <w:t xml:space="preserve"> in year </w:t>
            </w:r>
            <w:r w:rsidRPr="007D2B1A">
              <w:rPr>
                <w:position w:val="-10"/>
              </w:rPr>
              <w:object w:dxaOrig="220" w:dyaOrig="260" w14:anchorId="39321587">
                <v:shape id="_x0000_i1051" type="#_x0000_t75" style="width:11.35pt;height:12.45pt" o:ole="">
                  <v:imagedata r:id="rId60" o:title=""/>
                </v:shape>
                <o:OLEObject Type="Embed" ProgID="Equation.DSMT4" ShapeID="_x0000_i1051" DrawAspect="Content" ObjectID="_1590479848" r:id="rId61"/>
              </w:object>
            </w:r>
            <w:r w:rsidRPr="007D2B1A">
              <w:rPr>
                <w:rFonts w:ascii="Calibri" w:eastAsia="Times New Roman" w:hAnsi="Calibri" w:cs="Calibri"/>
                <w:color w:val="000000"/>
              </w:rPr>
              <w:t xml:space="preserve">, or </w:t>
            </w:r>
            <w:r w:rsidRPr="007D2B1A">
              <w:rPr>
                <w:position w:val="-32"/>
              </w:rPr>
              <w:object w:dxaOrig="1579" w:dyaOrig="740" w14:anchorId="1A804369">
                <v:shape id="_x0000_i1052" type="#_x0000_t75" style="width:79.05pt;height:36.8pt" o:ole="">
                  <v:imagedata r:id="rId62" o:title=""/>
                </v:shape>
                <o:OLEObject Type="Embed" ProgID="Equation.DSMT4" ShapeID="_x0000_i1052" DrawAspect="Content" ObjectID="_1590479849" r:id="rId63"/>
              </w:object>
            </w:r>
            <w:r w:rsidRPr="007D2B1A">
              <w:rPr>
                <w:rFonts w:ascii="Calibri" w:eastAsia="Times New Roman" w:hAnsi="Calibri" w:cs="Calibri"/>
                <w:color w:val="000000"/>
              </w:rPr>
              <w:t xml:space="preserve">. </w:t>
            </w:r>
          </w:p>
        </w:tc>
        <w:tc>
          <w:tcPr>
            <w:tcW w:w="105" w:type="pct"/>
            <w:tcBorders>
              <w:top w:val="nil"/>
              <w:left w:val="nil"/>
              <w:bottom w:val="nil"/>
              <w:right w:val="nil"/>
            </w:tcBorders>
            <w:shd w:val="clear" w:color="auto" w:fill="auto"/>
            <w:vAlign w:val="center"/>
            <w:hideMark/>
          </w:tcPr>
          <w:p w14:paraId="07BC7BB2" w14:textId="77777777" w:rsidR="007D2B1A" w:rsidRPr="007D2B1A" w:rsidRDefault="007D2B1A" w:rsidP="007D2B1A">
            <w:pPr>
              <w:spacing w:after="0" w:line="240" w:lineRule="auto"/>
              <w:rPr>
                <w:rFonts w:ascii="Calibri" w:eastAsia="Times New Roman" w:hAnsi="Calibri" w:cs="Calibri"/>
                <w:color w:val="000000"/>
              </w:rPr>
            </w:pPr>
          </w:p>
        </w:tc>
        <w:tc>
          <w:tcPr>
            <w:tcW w:w="1527" w:type="pct"/>
            <w:tcBorders>
              <w:top w:val="nil"/>
              <w:left w:val="nil"/>
              <w:bottom w:val="nil"/>
              <w:right w:val="nil"/>
            </w:tcBorders>
            <w:shd w:val="clear" w:color="auto" w:fill="auto"/>
            <w:vAlign w:val="center"/>
            <w:hideMark/>
          </w:tcPr>
          <w:p w14:paraId="64E21D73" w14:textId="220A2752" w:rsidR="007D2B1A" w:rsidRPr="007D2B1A" w:rsidRDefault="001A5DD0" w:rsidP="007D2B1A">
            <w:pPr>
              <w:spacing w:after="0" w:line="240" w:lineRule="auto"/>
              <w:rPr>
                <w:rFonts w:ascii="Calibri" w:eastAsia="Times New Roman" w:hAnsi="Calibri" w:cs="Calibri"/>
                <w:color w:val="000000"/>
              </w:rPr>
            </w:pPr>
            <w:r>
              <w:rPr>
                <w:rFonts w:ascii="Calibri" w:eastAsia="Times New Roman" w:hAnsi="Calibri" w:cs="Calibri"/>
                <w:color w:val="000000"/>
              </w:rPr>
              <w:t>Basin-level abundance estimates are highly precise</w:t>
            </w:r>
            <w:r w:rsidRPr="001948E0">
              <w:rPr>
                <w:rFonts w:ascii="Calibri" w:eastAsia="Times New Roman" w:hAnsi="Calibri" w:cs="Calibri"/>
                <w:color w:val="000000"/>
              </w:rPr>
              <w:t>.</w:t>
            </w:r>
          </w:p>
        </w:tc>
      </w:tr>
      <w:tr w:rsidR="00FB508D" w:rsidRPr="007D2B1A" w14:paraId="14632044" w14:textId="77777777" w:rsidTr="00FB508D">
        <w:trPr>
          <w:trHeight w:val="900"/>
        </w:trPr>
        <w:tc>
          <w:tcPr>
            <w:tcW w:w="799" w:type="pct"/>
            <w:tcBorders>
              <w:top w:val="nil"/>
              <w:left w:val="nil"/>
              <w:bottom w:val="nil"/>
              <w:right w:val="nil"/>
            </w:tcBorders>
            <w:shd w:val="clear" w:color="auto" w:fill="auto"/>
            <w:noWrap/>
            <w:vAlign w:val="center"/>
            <w:hideMark/>
          </w:tcPr>
          <w:p w14:paraId="36E50542" w14:textId="77777777" w:rsidR="00FB508D" w:rsidRPr="007D2B1A" w:rsidRDefault="00FB508D"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0.1 to 0.2</w:t>
            </w:r>
          </w:p>
        </w:tc>
        <w:tc>
          <w:tcPr>
            <w:tcW w:w="2569" w:type="pct"/>
            <w:tcBorders>
              <w:top w:val="nil"/>
              <w:left w:val="nil"/>
              <w:bottom w:val="nil"/>
              <w:right w:val="nil"/>
            </w:tcBorders>
            <w:shd w:val="clear" w:color="auto" w:fill="auto"/>
            <w:vAlign w:val="center"/>
            <w:hideMark/>
          </w:tcPr>
          <w:p w14:paraId="0B077E09" w14:textId="77777777" w:rsidR="00FB508D" w:rsidRPr="007D2B1A" w:rsidRDefault="00FB508D"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0.1 but less than or equal to 0.2.</w:t>
            </w:r>
          </w:p>
        </w:tc>
        <w:tc>
          <w:tcPr>
            <w:tcW w:w="105" w:type="pct"/>
            <w:tcBorders>
              <w:top w:val="nil"/>
              <w:left w:val="nil"/>
              <w:bottom w:val="nil"/>
              <w:right w:val="nil"/>
            </w:tcBorders>
            <w:shd w:val="clear" w:color="auto" w:fill="auto"/>
            <w:vAlign w:val="center"/>
            <w:hideMark/>
          </w:tcPr>
          <w:p w14:paraId="397AD691" w14:textId="77777777" w:rsidR="00FB508D" w:rsidRPr="007D2B1A" w:rsidRDefault="00FB508D" w:rsidP="007D2B1A">
            <w:pPr>
              <w:spacing w:after="0" w:line="240" w:lineRule="auto"/>
              <w:rPr>
                <w:rFonts w:ascii="Calibri" w:eastAsia="Times New Roman" w:hAnsi="Calibri" w:cs="Calibri"/>
                <w:color w:val="000000"/>
              </w:rPr>
            </w:pPr>
          </w:p>
        </w:tc>
        <w:tc>
          <w:tcPr>
            <w:tcW w:w="1527" w:type="pct"/>
            <w:vMerge w:val="restart"/>
            <w:tcBorders>
              <w:top w:val="nil"/>
              <w:left w:val="nil"/>
              <w:right w:val="nil"/>
            </w:tcBorders>
            <w:shd w:val="clear" w:color="auto" w:fill="auto"/>
            <w:vAlign w:val="center"/>
            <w:hideMark/>
          </w:tcPr>
          <w:p w14:paraId="38865477" w14:textId="2A270828" w:rsidR="00FB508D" w:rsidRPr="007D2B1A" w:rsidRDefault="008378BF" w:rsidP="007D2B1A">
            <w:pPr>
              <w:spacing w:after="0" w:line="240" w:lineRule="auto"/>
              <w:rPr>
                <w:rFonts w:ascii="Calibri" w:eastAsia="Times New Roman" w:hAnsi="Calibri" w:cs="Calibri"/>
                <w:color w:val="000000"/>
              </w:rPr>
            </w:pPr>
            <w:r>
              <w:rPr>
                <w:rFonts w:ascii="Calibri" w:eastAsia="Times New Roman" w:hAnsi="Calibri" w:cs="Calibri"/>
                <w:color w:val="000000"/>
              </w:rPr>
              <w:t>For the monitoring programs and uncertainties considered</w:t>
            </w:r>
            <w:r w:rsidR="001A5DD0">
              <w:rPr>
                <w:rFonts w:ascii="Calibri" w:eastAsia="Times New Roman" w:hAnsi="Calibri" w:cs="Calibri"/>
                <w:color w:val="000000"/>
              </w:rPr>
              <w:t>, all abundance estimator precision ranges are possible.</w:t>
            </w:r>
          </w:p>
        </w:tc>
      </w:tr>
      <w:tr w:rsidR="00FB508D" w:rsidRPr="007D2B1A" w14:paraId="62ABDB26" w14:textId="77777777" w:rsidTr="00FB508D">
        <w:trPr>
          <w:trHeight w:val="900"/>
        </w:trPr>
        <w:tc>
          <w:tcPr>
            <w:tcW w:w="799" w:type="pct"/>
            <w:tcBorders>
              <w:top w:val="nil"/>
              <w:left w:val="nil"/>
              <w:bottom w:val="nil"/>
              <w:right w:val="nil"/>
            </w:tcBorders>
            <w:shd w:val="clear" w:color="auto" w:fill="auto"/>
            <w:noWrap/>
            <w:vAlign w:val="center"/>
            <w:hideMark/>
          </w:tcPr>
          <w:p w14:paraId="39D98BAC" w14:textId="77777777" w:rsidR="00FB508D" w:rsidRPr="007D2B1A" w:rsidRDefault="00FB508D"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0.2 to 0.3</w:t>
            </w:r>
          </w:p>
        </w:tc>
        <w:tc>
          <w:tcPr>
            <w:tcW w:w="2569" w:type="pct"/>
            <w:tcBorders>
              <w:top w:val="nil"/>
              <w:left w:val="nil"/>
              <w:bottom w:val="nil"/>
              <w:right w:val="nil"/>
            </w:tcBorders>
            <w:shd w:val="clear" w:color="auto" w:fill="auto"/>
            <w:vAlign w:val="center"/>
            <w:hideMark/>
          </w:tcPr>
          <w:p w14:paraId="69D01D73" w14:textId="77777777" w:rsidR="00FB508D" w:rsidRPr="007D2B1A" w:rsidRDefault="00FB508D"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0.2 but less than or equal to 0.3.</w:t>
            </w:r>
          </w:p>
        </w:tc>
        <w:tc>
          <w:tcPr>
            <w:tcW w:w="105" w:type="pct"/>
            <w:tcBorders>
              <w:top w:val="nil"/>
              <w:left w:val="nil"/>
              <w:bottom w:val="nil"/>
              <w:right w:val="nil"/>
            </w:tcBorders>
            <w:shd w:val="clear" w:color="auto" w:fill="auto"/>
            <w:noWrap/>
            <w:vAlign w:val="bottom"/>
            <w:hideMark/>
          </w:tcPr>
          <w:p w14:paraId="7006A80E" w14:textId="77777777" w:rsidR="00FB508D" w:rsidRPr="007D2B1A" w:rsidRDefault="00FB508D" w:rsidP="007D2B1A">
            <w:pPr>
              <w:spacing w:after="0" w:line="240" w:lineRule="auto"/>
              <w:rPr>
                <w:rFonts w:ascii="Calibri" w:eastAsia="Times New Roman" w:hAnsi="Calibri" w:cs="Calibri"/>
                <w:color w:val="000000"/>
              </w:rPr>
            </w:pPr>
          </w:p>
        </w:tc>
        <w:tc>
          <w:tcPr>
            <w:tcW w:w="1527" w:type="pct"/>
            <w:vMerge/>
            <w:tcBorders>
              <w:left w:val="nil"/>
              <w:right w:val="nil"/>
            </w:tcBorders>
            <w:shd w:val="clear" w:color="auto" w:fill="auto"/>
            <w:vAlign w:val="center"/>
            <w:hideMark/>
          </w:tcPr>
          <w:p w14:paraId="4A6A14C6" w14:textId="4FC8DFF9" w:rsidR="00FB508D" w:rsidRPr="007D2B1A" w:rsidRDefault="00FB508D" w:rsidP="007D2B1A">
            <w:pPr>
              <w:spacing w:after="0" w:line="240" w:lineRule="auto"/>
              <w:rPr>
                <w:rFonts w:ascii="Calibri" w:eastAsia="Times New Roman" w:hAnsi="Calibri" w:cs="Calibri"/>
                <w:color w:val="000000"/>
              </w:rPr>
            </w:pPr>
          </w:p>
        </w:tc>
      </w:tr>
      <w:tr w:rsidR="00FB508D" w:rsidRPr="007D2B1A" w14:paraId="126E5884" w14:textId="77777777" w:rsidTr="00FB508D">
        <w:trPr>
          <w:trHeight w:val="900"/>
        </w:trPr>
        <w:tc>
          <w:tcPr>
            <w:tcW w:w="799" w:type="pct"/>
            <w:tcBorders>
              <w:top w:val="nil"/>
              <w:left w:val="nil"/>
              <w:bottom w:val="nil"/>
              <w:right w:val="nil"/>
            </w:tcBorders>
            <w:shd w:val="clear" w:color="auto" w:fill="auto"/>
            <w:noWrap/>
            <w:vAlign w:val="center"/>
            <w:hideMark/>
          </w:tcPr>
          <w:p w14:paraId="76033E3B" w14:textId="77777777" w:rsidR="00FB508D" w:rsidRPr="007D2B1A" w:rsidRDefault="00FB508D"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0.3 to 0.4</w:t>
            </w:r>
          </w:p>
        </w:tc>
        <w:tc>
          <w:tcPr>
            <w:tcW w:w="2569" w:type="pct"/>
            <w:tcBorders>
              <w:top w:val="nil"/>
              <w:left w:val="nil"/>
              <w:bottom w:val="nil"/>
              <w:right w:val="nil"/>
            </w:tcBorders>
            <w:shd w:val="clear" w:color="auto" w:fill="auto"/>
            <w:vAlign w:val="center"/>
            <w:hideMark/>
          </w:tcPr>
          <w:p w14:paraId="7577602E" w14:textId="77777777" w:rsidR="00FB508D" w:rsidRPr="007D2B1A" w:rsidRDefault="00FB508D"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0.3 but less than or equal to 0.4.</w:t>
            </w:r>
          </w:p>
        </w:tc>
        <w:tc>
          <w:tcPr>
            <w:tcW w:w="105" w:type="pct"/>
            <w:tcBorders>
              <w:top w:val="nil"/>
              <w:left w:val="nil"/>
              <w:bottom w:val="nil"/>
              <w:right w:val="nil"/>
            </w:tcBorders>
            <w:shd w:val="clear" w:color="auto" w:fill="auto"/>
            <w:noWrap/>
            <w:vAlign w:val="bottom"/>
            <w:hideMark/>
          </w:tcPr>
          <w:p w14:paraId="7FB1C390" w14:textId="77777777" w:rsidR="00FB508D" w:rsidRPr="007D2B1A" w:rsidRDefault="00FB508D" w:rsidP="007D2B1A">
            <w:pPr>
              <w:spacing w:after="0" w:line="240" w:lineRule="auto"/>
              <w:rPr>
                <w:rFonts w:ascii="Calibri" w:eastAsia="Times New Roman" w:hAnsi="Calibri" w:cs="Calibri"/>
                <w:color w:val="000000"/>
              </w:rPr>
            </w:pPr>
          </w:p>
        </w:tc>
        <w:tc>
          <w:tcPr>
            <w:tcW w:w="1527" w:type="pct"/>
            <w:vMerge/>
            <w:tcBorders>
              <w:left w:val="nil"/>
              <w:right w:val="nil"/>
            </w:tcBorders>
            <w:shd w:val="clear" w:color="auto" w:fill="auto"/>
            <w:vAlign w:val="center"/>
            <w:hideMark/>
          </w:tcPr>
          <w:p w14:paraId="61A85915" w14:textId="064E224A" w:rsidR="00FB508D" w:rsidRPr="007D2B1A" w:rsidRDefault="00FB508D" w:rsidP="007D2B1A">
            <w:pPr>
              <w:spacing w:after="0" w:line="240" w:lineRule="auto"/>
              <w:rPr>
                <w:rFonts w:ascii="Calibri" w:eastAsia="Times New Roman" w:hAnsi="Calibri" w:cs="Calibri"/>
                <w:color w:val="000000"/>
              </w:rPr>
            </w:pPr>
          </w:p>
        </w:tc>
      </w:tr>
      <w:tr w:rsidR="00FB508D" w:rsidRPr="007D2B1A" w14:paraId="1AAA650C" w14:textId="77777777" w:rsidTr="00FB508D">
        <w:trPr>
          <w:trHeight w:val="900"/>
        </w:trPr>
        <w:tc>
          <w:tcPr>
            <w:tcW w:w="799" w:type="pct"/>
            <w:tcBorders>
              <w:top w:val="nil"/>
              <w:left w:val="nil"/>
              <w:bottom w:val="nil"/>
              <w:right w:val="nil"/>
            </w:tcBorders>
            <w:shd w:val="clear" w:color="auto" w:fill="auto"/>
            <w:noWrap/>
            <w:vAlign w:val="center"/>
            <w:hideMark/>
          </w:tcPr>
          <w:p w14:paraId="2E468A49" w14:textId="77777777" w:rsidR="00FB508D" w:rsidRPr="007D2B1A" w:rsidRDefault="00FB508D"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0.4 to 0.5</w:t>
            </w:r>
          </w:p>
        </w:tc>
        <w:tc>
          <w:tcPr>
            <w:tcW w:w="2569" w:type="pct"/>
            <w:tcBorders>
              <w:top w:val="nil"/>
              <w:left w:val="nil"/>
              <w:bottom w:val="nil"/>
              <w:right w:val="nil"/>
            </w:tcBorders>
            <w:shd w:val="clear" w:color="auto" w:fill="auto"/>
            <w:vAlign w:val="center"/>
            <w:hideMark/>
          </w:tcPr>
          <w:p w14:paraId="6333CD30" w14:textId="77777777" w:rsidR="00FB508D" w:rsidRPr="007D2B1A" w:rsidRDefault="00FB508D"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0.4 but less than or equal to 0.5.</w:t>
            </w:r>
          </w:p>
        </w:tc>
        <w:tc>
          <w:tcPr>
            <w:tcW w:w="105" w:type="pct"/>
            <w:tcBorders>
              <w:top w:val="nil"/>
              <w:left w:val="nil"/>
              <w:bottom w:val="nil"/>
              <w:right w:val="nil"/>
            </w:tcBorders>
            <w:shd w:val="clear" w:color="auto" w:fill="auto"/>
            <w:noWrap/>
            <w:vAlign w:val="bottom"/>
            <w:hideMark/>
          </w:tcPr>
          <w:p w14:paraId="55538CE4" w14:textId="77777777" w:rsidR="00FB508D" w:rsidRPr="007D2B1A" w:rsidRDefault="00FB508D" w:rsidP="007D2B1A">
            <w:pPr>
              <w:spacing w:after="0" w:line="240" w:lineRule="auto"/>
              <w:rPr>
                <w:rFonts w:ascii="Calibri" w:eastAsia="Times New Roman" w:hAnsi="Calibri" w:cs="Calibri"/>
                <w:color w:val="000000"/>
              </w:rPr>
            </w:pPr>
          </w:p>
        </w:tc>
        <w:tc>
          <w:tcPr>
            <w:tcW w:w="1527" w:type="pct"/>
            <w:vMerge/>
            <w:tcBorders>
              <w:left w:val="nil"/>
              <w:right w:val="nil"/>
            </w:tcBorders>
            <w:shd w:val="clear" w:color="auto" w:fill="auto"/>
            <w:vAlign w:val="center"/>
            <w:hideMark/>
          </w:tcPr>
          <w:p w14:paraId="0150FA99" w14:textId="232B7E7B" w:rsidR="00FB508D" w:rsidRPr="007D2B1A" w:rsidRDefault="00FB508D" w:rsidP="007D2B1A">
            <w:pPr>
              <w:spacing w:after="0" w:line="240" w:lineRule="auto"/>
              <w:rPr>
                <w:rFonts w:ascii="Calibri" w:eastAsia="Times New Roman" w:hAnsi="Calibri" w:cs="Calibri"/>
                <w:color w:val="000000"/>
              </w:rPr>
            </w:pPr>
          </w:p>
        </w:tc>
      </w:tr>
      <w:tr w:rsidR="00FB508D" w:rsidRPr="007D2B1A" w14:paraId="1468B584" w14:textId="77777777" w:rsidTr="00FB508D">
        <w:trPr>
          <w:trHeight w:val="900"/>
        </w:trPr>
        <w:tc>
          <w:tcPr>
            <w:tcW w:w="799" w:type="pct"/>
            <w:tcBorders>
              <w:top w:val="nil"/>
              <w:left w:val="nil"/>
              <w:bottom w:val="nil"/>
              <w:right w:val="nil"/>
            </w:tcBorders>
            <w:shd w:val="clear" w:color="auto" w:fill="auto"/>
            <w:noWrap/>
            <w:vAlign w:val="center"/>
            <w:hideMark/>
          </w:tcPr>
          <w:p w14:paraId="15F3504F" w14:textId="77777777" w:rsidR="00FB508D" w:rsidRPr="007D2B1A" w:rsidRDefault="00FB508D"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0.5 to 0.6</w:t>
            </w:r>
          </w:p>
        </w:tc>
        <w:tc>
          <w:tcPr>
            <w:tcW w:w="2569" w:type="pct"/>
            <w:tcBorders>
              <w:top w:val="nil"/>
              <w:left w:val="nil"/>
              <w:bottom w:val="nil"/>
              <w:right w:val="nil"/>
            </w:tcBorders>
            <w:shd w:val="clear" w:color="auto" w:fill="auto"/>
            <w:vAlign w:val="center"/>
            <w:hideMark/>
          </w:tcPr>
          <w:p w14:paraId="325CA89A" w14:textId="77777777" w:rsidR="00FB508D" w:rsidRPr="007D2B1A" w:rsidRDefault="00FB508D"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0.5 but less than or equal to 0.6.</w:t>
            </w:r>
          </w:p>
        </w:tc>
        <w:tc>
          <w:tcPr>
            <w:tcW w:w="105" w:type="pct"/>
            <w:tcBorders>
              <w:top w:val="nil"/>
              <w:left w:val="nil"/>
              <w:bottom w:val="nil"/>
              <w:right w:val="nil"/>
            </w:tcBorders>
            <w:shd w:val="clear" w:color="auto" w:fill="auto"/>
            <w:noWrap/>
            <w:vAlign w:val="bottom"/>
            <w:hideMark/>
          </w:tcPr>
          <w:p w14:paraId="27BCD920" w14:textId="77777777" w:rsidR="00FB508D" w:rsidRPr="007D2B1A" w:rsidRDefault="00FB508D" w:rsidP="007D2B1A">
            <w:pPr>
              <w:spacing w:after="0" w:line="240" w:lineRule="auto"/>
              <w:rPr>
                <w:rFonts w:ascii="Calibri" w:eastAsia="Times New Roman" w:hAnsi="Calibri" w:cs="Calibri"/>
                <w:color w:val="000000"/>
              </w:rPr>
            </w:pPr>
          </w:p>
        </w:tc>
        <w:tc>
          <w:tcPr>
            <w:tcW w:w="1527" w:type="pct"/>
            <w:vMerge/>
            <w:tcBorders>
              <w:left w:val="nil"/>
              <w:right w:val="nil"/>
            </w:tcBorders>
            <w:shd w:val="clear" w:color="auto" w:fill="auto"/>
            <w:vAlign w:val="center"/>
            <w:hideMark/>
          </w:tcPr>
          <w:p w14:paraId="12E27329" w14:textId="27E02CC4" w:rsidR="00FB508D" w:rsidRPr="007D2B1A" w:rsidRDefault="00FB508D" w:rsidP="007D2B1A">
            <w:pPr>
              <w:spacing w:after="0" w:line="240" w:lineRule="auto"/>
              <w:rPr>
                <w:rFonts w:ascii="Calibri" w:eastAsia="Times New Roman" w:hAnsi="Calibri" w:cs="Calibri"/>
                <w:color w:val="000000"/>
              </w:rPr>
            </w:pPr>
          </w:p>
        </w:tc>
      </w:tr>
      <w:tr w:rsidR="00FB508D" w:rsidRPr="007D2B1A" w14:paraId="1ADD7ED9" w14:textId="77777777" w:rsidTr="00FB508D">
        <w:trPr>
          <w:trHeight w:val="900"/>
        </w:trPr>
        <w:tc>
          <w:tcPr>
            <w:tcW w:w="799" w:type="pct"/>
            <w:tcBorders>
              <w:top w:val="nil"/>
              <w:left w:val="nil"/>
              <w:bottom w:val="nil"/>
              <w:right w:val="nil"/>
            </w:tcBorders>
            <w:shd w:val="clear" w:color="auto" w:fill="auto"/>
            <w:noWrap/>
            <w:vAlign w:val="center"/>
            <w:hideMark/>
          </w:tcPr>
          <w:p w14:paraId="10083AF9" w14:textId="77777777" w:rsidR="00FB508D" w:rsidRPr="007D2B1A" w:rsidRDefault="00FB508D"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0.6 to 0.7</w:t>
            </w:r>
          </w:p>
        </w:tc>
        <w:tc>
          <w:tcPr>
            <w:tcW w:w="2569" w:type="pct"/>
            <w:tcBorders>
              <w:top w:val="nil"/>
              <w:left w:val="nil"/>
              <w:bottom w:val="nil"/>
              <w:right w:val="nil"/>
            </w:tcBorders>
            <w:shd w:val="clear" w:color="auto" w:fill="auto"/>
            <w:vAlign w:val="center"/>
            <w:hideMark/>
          </w:tcPr>
          <w:p w14:paraId="26CB0C28" w14:textId="77777777" w:rsidR="00FB508D" w:rsidRPr="007D2B1A" w:rsidRDefault="00FB508D"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0.6 but less than or equal to 0.7.</w:t>
            </w:r>
          </w:p>
        </w:tc>
        <w:tc>
          <w:tcPr>
            <w:tcW w:w="105" w:type="pct"/>
            <w:tcBorders>
              <w:top w:val="nil"/>
              <w:left w:val="nil"/>
              <w:bottom w:val="nil"/>
              <w:right w:val="nil"/>
            </w:tcBorders>
            <w:shd w:val="clear" w:color="auto" w:fill="auto"/>
            <w:noWrap/>
            <w:vAlign w:val="bottom"/>
            <w:hideMark/>
          </w:tcPr>
          <w:p w14:paraId="569E245F" w14:textId="77777777" w:rsidR="00FB508D" w:rsidRPr="007D2B1A" w:rsidRDefault="00FB508D" w:rsidP="007D2B1A">
            <w:pPr>
              <w:spacing w:after="0" w:line="240" w:lineRule="auto"/>
              <w:rPr>
                <w:rFonts w:ascii="Calibri" w:eastAsia="Times New Roman" w:hAnsi="Calibri" w:cs="Calibri"/>
                <w:color w:val="000000"/>
              </w:rPr>
            </w:pPr>
          </w:p>
        </w:tc>
        <w:tc>
          <w:tcPr>
            <w:tcW w:w="1527" w:type="pct"/>
            <w:vMerge/>
            <w:tcBorders>
              <w:left w:val="nil"/>
              <w:right w:val="nil"/>
            </w:tcBorders>
            <w:shd w:val="clear" w:color="auto" w:fill="auto"/>
            <w:vAlign w:val="center"/>
            <w:hideMark/>
          </w:tcPr>
          <w:p w14:paraId="0BE63DCC" w14:textId="3E2BDC3F" w:rsidR="00FB508D" w:rsidRPr="007D2B1A" w:rsidRDefault="00FB508D" w:rsidP="007D2B1A">
            <w:pPr>
              <w:spacing w:after="0" w:line="240" w:lineRule="auto"/>
              <w:rPr>
                <w:rFonts w:ascii="Calibri" w:eastAsia="Times New Roman" w:hAnsi="Calibri" w:cs="Calibri"/>
                <w:color w:val="000000"/>
              </w:rPr>
            </w:pPr>
          </w:p>
        </w:tc>
      </w:tr>
      <w:tr w:rsidR="00FB508D" w:rsidRPr="007D2B1A" w14:paraId="78343491" w14:textId="77777777" w:rsidTr="00FB508D">
        <w:trPr>
          <w:trHeight w:val="900"/>
        </w:trPr>
        <w:tc>
          <w:tcPr>
            <w:tcW w:w="799" w:type="pct"/>
            <w:tcBorders>
              <w:top w:val="nil"/>
              <w:left w:val="nil"/>
              <w:bottom w:val="nil"/>
              <w:right w:val="nil"/>
            </w:tcBorders>
            <w:shd w:val="clear" w:color="auto" w:fill="auto"/>
            <w:noWrap/>
            <w:vAlign w:val="center"/>
            <w:hideMark/>
          </w:tcPr>
          <w:p w14:paraId="3E58061A" w14:textId="77777777" w:rsidR="00FB508D" w:rsidRPr="007D2B1A" w:rsidRDefault="00FB508D"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lastRenderedPageBreak/>
              <w:t>0.7 to 0.8</w:t>
            </w:r>
          </w:p>
        </w:tc>
        <w:tc>
          <w:tcPr>
            <w:tcW w:w="2569" w:type="pct"/>
            <w:tcBorders>
              <w:top w:val="nil"/>
              <w:left w:val="nil"/>
              <w:bottom w:val="nil"/>
              <w:right w:val="nil"/>
            </w:tcBorders>
            <w:shd w:val="clear" w:color="auto" w:fill="auto"/>
            <w:vAlign w:val="center"/>
            <w:hideMark/>
          </w:tcPr>
          <w:p w14:paraId="51EEE0EC" w14:textId="77777777" w:rsidR="00FB508D" w:rsidRPr="007D2B1A" w:rsidRDefault="00FB508D"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0.7 but less than or equal to 0.8.</w:t>
            </w:r>
          </w:p>
        </w:tc>
        <w:tc>
          <w:tcPr>
            <w:tcW w:w="105" w:type="pct"/>
            <w:tcBorders>
              <w:top w:val="nil"/>
              <w:left w:val="nil"/>
              <w:bottom w:val="nil"/>
              <w:right w:val="nil"/>
            </w:tcBorders>
            <w:shd w:val="clear" w:color="auto" w:fill="auto"/>
            <w:noWrap/>
            <w:vAlign w:val="bottom"/>
            <w:hideMark/>
          </w:tcPr>
          <w:p w14:paraId="54379087" w14:textId="77777777" w:rsidR="00FB508D" w:rsidRPr="007D2B1A" w:rsidRDefault="00FB508D" w:rsidP="007D2B1A">
            <w:pPr>
              <w:spacing w:after="0" w:line="240" w:lineRule="auto"/>
              <w:rPr>
                <w:rFonts w:ascii="Calibri" w:eastAsia="Times New Roman" w:hAnsi="Calibri" w:cs="Calibri"/>
                <w:color w:val="000000"/>
              </w:rPr>
            </w:pPr>
          </w:p>
        </w:tc>
        <w:tc>
          <w:tcPr>
            <w:tcW w:w="1527" w:type="pct"/>
            <w:vMerge/>
            <w:tcBorders>
              <w:left w:val="nil"/>
              <w:right w:val="nil"/>
            </w:tcBorders>
            <w:shd w:val="clear" w:color="auto" w:fill="auto"/>
            <w:vAlign w:val="center"/>
            <w:hideMark/>
          </w:tcPr>
          <w:p w14:paraId="72B0803A" w14:textId="7EDBDB7E" w:rsidR="00FB508D" w:rsidRPr="007D2B1A" w:rsidRDefault="00FB508D" w:rsidP="007D2B1A">
            <w:pPr>
              <w:spacing w:after="0" w:line="240" w:lineRule="auto"/>
              <w:rPr>
                <w:rFonts w:ascii="Calibri" w:eastAsia="Times New Roman" w:hAnsi="Calibri" w:cs="Calibri"/>
                <w:color w:val="000000"/>
              </w:rPr>
            </w:pPr>
          </w:p>
        </w:tc>
      </w:tr>
      <w:tr w:rsidR="00FB508D" w:rsidRPr="007D2B1A" w14:paraId="38F1A244" w14:textId="77777777" w:rsidTr="00FB508D">
        <w:trPr>
          <w:trHeight w:val="900"/>
        </w:trPr>
        <w:tc>
          <w:tcPr>
            <w:tcW w:w="799" w:type="pct"/>
            <w:tcBorders>
              <w:top w:val="nil"/>
              <w:left w:val="nil"/>
              <w:bottom w:val="nil"/>
              <w:right w:val="nil"/>
            </w:tcBorders>
            <w:shd w:val="clear" w:color="auto" w:fill="auto"/>
            <w:noWrap/>
            <w:vAlign w:val="center"/>
            <w:hideMark/>
          </w:tcPr>
          <w:p w14:paraId="05D1967D" w14:textId="77777777" w:rsidR="00FB508D" w:rsidRPr="007D2B1A" w:rsidRDefault="00FB508D"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0.8 to 0.9</w:t>
            </w:r>
          </w:p>
        </w:tc>
        <w:tc>
          <w:tcPr>
            <w:tcW w:w="2569" w:type="pct"/>
            <w:tcBorders>
              <w:top w:val="nil"/>
              <w:left w:val="nil"/>
              <w:bottom w:val="nil"/>
              <w:right w:val="nil"/>
            </w:tcBorders>
            <w:shd w:val="clear" w:color="auto" w:fill="auto"/>
            <w:vAlign w:val="center"/>
            <w:hideMark/>
          </w:tcPr>
          <w:p w14:paraId="5486FDF8" w14:textId="77777777" w:rsidR="00FB508D" w:rsidRPr="007D2B1A" w:rsidRDefault="00FB508D"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0.8 but less than or equal to 0.9.</w:t>
            </w:r>
          </w:p>
        </w:tc>
        <w:tc>
          <w:tcPr>
            <w:tcW w:w="105" w:type="pct"/>
            <w:tcBorders>
              <w:top w:val="nil"/>
              <w:left w:val="nil"/>
              <w:bottom w:val="nil"/>
              <w:right w:val="nil"/>
            </w:tcBorders>
            <w:shd w:val="clear" w:color="auto" w:fill="auto"/>
            <w:noWrap/>
            <w:vAlign w:val="bottom"/>
            <w:hideMark/>
          </w:tcPr>
          <w:p w14:paraId="59C9F4A6" w14:textId="77777777" w:rsidR="00FB508D" w:rsidRPr="007D2B1A" w:rsidRDefault="00FB508D" w:rsidP="007D2B1A">
            <w:pPr>
              <w:spacing w:after="0" w:line="240" w:lineRule="auto"/>
              <w:rPr>
                <w:rFonts w:ascii="Calibri" w:eastAsia="Times New Roman" w:hAnsi="Calibri" w:cs="Calibri"/>
                <w:color w:val="000000"/>
              </w:rPr>
            </w:pPr>
          </w:p>
        </w:tc>
        <w:tc>
          <w:tcPr>
            <w:tcW w:w="1527" w:type="pct"/>
            <w:vMerge/>
            <w:tcBorders>
              <w:left w:val="nil"/>
              <w:bottom w:val="nil"/>
              <w:right w:val="nil"/>
            </w:tcBorders>
            <w:shd w:val="clear" w:color="auto" w:fill="auto"/>
            <w:vAlign w:val="center"/>
            <w:hideMark/>
          </w:tcPr>
          <w:p w14:paraId="33BB712D" w14:textId="22164C53" w:rsidR="00FB508D" w:rsidRPr="007D2B1A" w:rsidRDefault="00FB508D" w:rsidP="007D2B1A">
            <w:pPr>
              <w:spacing w:after="0" w:line="240" w:lineRule="auto"/>
              <w:rPr>
                <w:rFonts w:ascii="Calibri" w:eastAsia="Times New Roman" w:hAnsi="Calibri" w:cs="Calibri"/>
                <w:color w:val="000000"/>
              </w:rPr>
            </w:pPr>
          </w:p>
        </w:tc>
      </w:tr>
      <w:tr w:rsidR="007D2B1A" w:rsidRPr="007D2B1A" w14:paraId="796CF116" w14:textId="77777777" w:rsidTr="00FB508D">
        <w:trPr>
          <w:trHeight w:val="900"/>
        </w:trPr>
        <w:tc>
          <w:tcPr>
            <w:tcW w:w="799" w:type="pct"/>
            <w:tcBorders>
              <w:top w:val="nil"/>
              <w:left w:val="nil"/>
              <w:bottom w:val="nil"/>
              <w:right w:val="nil"/>
            </w:tcBorders>
            <w:shd w:val="clear" w:color="auto" w:fill="auto"/>
            <w:noWrap/>
            <w:vAlign w:val="center"/>
            <w:hideMark/>
          </w:tcPr>
          <w:p w14:paraId="28EAD928" w14:textId="77777777" w:rsidR="007D2B1A" w:rsidRPr="007D2B1A" w:rsidRDefault="007D2B1A" w:rsidP="007D2B1A">
            <w:pPr>
              <w:spacing w:after="0" w:line="240" w:lineRule="auto"/>
              <w:jc w:val="center"/>
              <w:rPr>
                <w:rFonts w:ascii="Calibri" w:eastAsia="Times New Roman" w:hAnsi="Calibri" w:cs="Calibri"/>
                <w:color w:val="000000"/>
              </w:rPr>
            </w:pPr>
            <w:r w:rsidRPr="007D2B1A">
              <w:rPr>
                <w:rFonts w:ascii="Calibri" w:eastAsia="Times New Roman" w:hAnsi="Calibri" w:cs="Calibri"/>
                <w:color w:val="000000"/>
              </w:rPr>
              <w:t>0.9 to 1</w:t>
            </w:r>
          </w:p>
        </w:tc>
        <w:tc>
          <w:tcPr>
            <w:tcW w:w="2569" w:type="pct"/>
            <w:tcBorders>
              <w:top w:val="nil"/>
              <w:left w:val="nil"/>
              <w:bottom w:val="nil"/>
              <w:right w:val="nil"/>
            </w:tcBorders>
            <w:shd w:val="clear" w:color="auto" w:fill="auto"/>
            <w:vAlign w:val="center"/>
            <w:hideMark/>
          </w:tcPr>
          <w:p w14:paraId="54998DD3" w14:textId="77777777" w:rsidR="007D2B1A" w:rsidRPr="007D2B1A" w:rsidRDefault="007D2B1A" w:rsidP="007D2B1A">
            <w:pPr>
              <w:spacing w:after="0" w:line="240" w:lineRule="auto"/>
              <w:rPr>
                <w:rFonts w:ascii="Calibri" w:eastAsia="Times New Roman" w:hAnsi="Calibri" w:cs="Calibri"/>
                <w:color w:val="000000"/>
              </w:rPr>
            </w:pPr>
            <w:r w:rsidRPr="007D2B1A">
              <w:rPr>
                <w:rFonts w:ascii="Calibri" w:eastAsia="Times New Roman" w:hAnsi="Calibri" w:cs="Calibri"/>
                <w:color w:val="000000"/>
              </w:rPr>
              <w:t>The average utility of the basin-level abundance estimate precision is greater than 0.9 (and less than or equal to 1).</w:t>
            </w:r>
          </w:p>
        </w:tc>
        <w:tc>
          <w:tcPr>
            <w:tcW w:w="105" w:type="pct"/>
            <w:tcBorders>
              <w:top w:val="nil"/>
              <w:left w:val="nil"/>
              <w:bottom w:val="nil"/>
              <w:right w:val="nil"/>
            </w:tcBorders>
            <w:shd w:val="clear" w:color="auto" w:fill="auto"/>
            <w:noWrap/>
            <w:vAlign w:val="bottom"/>
            <w:hideMark/>
          </w:tcPr>
          <w:p w14:paraId="21E2BDA2" w14:textId="77777777" w:rsidR="007D2B1A" w:rsidRPr="007D2B1A" w:rsidRDefault="007D2B1A" w:rsidP="007D2B1A">
            <w:pPr>
              <w:spacing w:after="0" w:line="240" w:lineRule="auto"/>
              <w:rPr>
                <w:rFonts w:ascii="Calibri" w:eastAsia="Times New Roman" w:hAnsi="Calibri" w:cs="Calibri"/>
                <w:color w:val="000000"/>
              </w:rPr>
            </w:pPr>
          </w:p>
        </w:tc>
        <w:tc>
          <w:tcPr>
            <w:tcW w:w="1527" w:type="pct"/>
            <w:tcBorders>
              <w:top w:val="nil"/>
              <w:left w:val="nil"/>
              <w:bottom w:val="nil"/>
              <w:right w:val="nil"/>
            </w:tcBorders>
            <w:shd w:val="clear" w:color="auto" w:fill="auto"/>
            <w:vAlign w:val="center"/>
            <w:hideMark/>
          </w:tcPr>
          <w:p w14:paraId="1291AB7F" w14:textId="33AABE5B" w:rsidR="007D2B1A" w:rsidRPr="007D2B1A" w:rsidRDefault="001A5DD0" w:rsidP="001A5DD0">
            <w:pPr>
              <w:spacing w:after="0" w:line="240" w:lineRule="auto"/>
              <w:rPr>
                <w:rFonts w:ascii="Calibri" w:eastAsia="Times New Roman" w:hAnsi="Calibri" w:cs="Calibri"/>
                <w:color w:val="000000"/>
              </w:rPr>
            </w:pPr>
            <w:r>
              <w:rPr>
                <w:rFonts w:ascii="Calibri" w:eastAsia="Times New Roman" w:hAnsi="Calibri" w:cs="Calibri"/>
                <w:color w:val="000000"/>
              </w:rPr>
              <w:t>Basin-level abundance estimates are not precise.</w:t>
            </w:r>
          </w:p>
        </w:tc>
      </w:tr>
    </w:tbl>
    <w:p w14:paraId="13D08747" w14:textId="41E26E7B" w:rsidR="006640CE" w:rsidRDefault="006640CE" w:rsidP="00DF6235">
      <w:pPr>
        <w:spacing w:after="0"/>
        <w:rPr>
          <w:rFonts w:ascii="Times New Roman" w:hAnsi="Times New Roman" w:cs="Times New Roman"/>
        </w:rPr>
      </w:pPr>
    </w:p>
    <w:p w14:paraId="26B54DA9" w14:textId="1471123B" w:rsidR="006640CE" w:rsidRDefault="006640CE" w:rsidP="00DF6235">
      <w:pPr>
        <w:spacing w:after="0"/>
        <w:rPr>
          <w:rFonts w:ascii="Times New Roman" w:hAnsi="Times New Roman" w:cs="Times New Roman"/>
        </w:rPr>
      </w:pPr>
    </w:p>
    <w:p w14:paraId="50D51FFF" w14:textId="1B396D2E" w:rsidR="006640CE" w:rsidRDefault="006640CE" w:rsidP="006640CE">
      <w:pPr>
        <w:pageBreakBefore/>
        <w:spacing w:after="0"/>
        <w:rPr>
          <w:rFonts w:ascii="Times New Roman" w:hAnsi="Times New Roman" w:cs="Times New Roman"/>
        </w:rPr>
      </w:pPr>
    </w:p>
    <w:p w14:paraId="051E34A3" w14:textId="2D2BC1B3" w:rsidR="006640CE" w:rsidRDefault="006640CE" w:rsidP="00DF6235">
      <w:pPr>
        <w:spacing w:after="0"/>
        <w:rPr>
          <w:rFonts w:ascii="Times New Roman" w:hAnsi="Times New Roman" w:cs="Times New Roman"/>
        </w:rPr>
      </w:pPr>
      <w:r>
        <w:rPr>
          <w:rFonts w:ascii="Times New Roman" w:hAnsi="Times New Roman" w:cs="Times New Roman"/>
        </w:rPr>
        <w:t>Table 16.</w:t>
      </w:r>
      <w:r w:rsidR="00F55C59">
        <w:rPr>
          <w:rFonts w:ascii="Times New Roman" w:hAnsi="Times New Roman" w:cs="Times New Roman"/>
        </w:rPr>
        <w:t xml:space="preserve">  Description of the states of the Bias: Population Trend nature node.  </w:t>
      </w:r>
    </w:p>
    <w:tbl>
      <w:tblPr>
        <w:tblW w:w="5000" w:type="pct"/>
        <w:tblLook w:val="04A0" w:firstRow="1" w:lastRow="0" w:firstColumn="1" w:lastColumn="0" w:noHBand="0" w:noVBand="1"/>
      </w:tblPr>
      <w:tblGrid>
        <w:gridCol w:w="1710"/>
        <w:gridCol w:w="6659"/>
        <w:gridCol w:w="270"/>
        <w:gridCol w:w="4321"/>
      </w:tblGrid>
      <w:tr w:rsidR="00675B6E" w:rsidRPr="00675B6E" w14:paraId="312E28DC" w14:textId="77777777" w:rsidTr="00675B6E">
        <w:trPr>
          <w:trHeight w:val="315"/>
        </w:trPr>
        <w:tc>
          <w:tcPr>
            <w:tcW w:w="5000" w:type="pct"/>
            <w:gridSpan w:val="4"/>
            <w:tcBorders>
              <w:top w:val="single" w:sz="4" w:space="0" w:color="auto"/>
              <w:left w:val="nil"/>
              <w:bottom w:val="single" w:sz="4" w:space="0" w:color="auto"/>
              <w:right w:val="nil"/>
            </w:tcBorders>
            <w:shd w:val="clear" w:color="000000" w:fill="E7E6E6"/>
            <w:noWrap/>
            <w:vAlign w:val="bottom"/>
            <w:hideMark/>
          </w:tcPr>
          <w:p w14:paraId="10C358B1" w14:textId="77777777" w:rsidR="00675B6E" w:rsidRPr="00675B6E" w:rsidRDefault="00675B6E" w:rsidP="00675B6E">
            <w:pPr>
              <w:spacing w:after="0" w:line="240" w:lineRule="auto"/>
              <w:jc w:val="center"/>
              <w:rPr>
                <w:rFonts w:ascii="Calibri" w:eastAsia="Times New Roman" w:hAnsi="Calibri" w:cs="Calibri"/>
                <w:b/>
                <w:bCs/>
                <w:i/>
                <w:iCs/>
                <w:color w:val="000000"/>
                <w:sz w:val="24"/>
                <w:szCs w:val="24"/>
              </w:rPr>
            </w:pPr>
            <w:r w:rsidRPr="00675B6E">
              <w:rPr>
                <w:rFonts w:ascii="Calibri" w:eastAsia="Times New Roman" w:hAnsi="Calibri" w:cs="Calibri"/>
                <w:b/>
                <w:bCs/>
                <w:i/>
                <w:iCs/>
                <w:color w:val="000000"/>
                <w:sz w:val="24"/>
                <w:szCs w:val="24"/>
              </w:rPr>
              <w:t>Bias: Population Trend</w:t>
            </w:r>
          </w:p>
        </w:tc>
      </w:tr>
      <w:tr w:rsidR="00675B6E" w:rsidRPr="00675B6E" w14:paraId="0667145F" w14:textId="77777777" w:rsidTr="004B5C27">
        <w:trPr>
          <w:trHeight w:val="300"/>
        </w:trPr>
        <w:tc>
          <w:tcPr>
            <w:tcW w:w="660" w:type="pct"/>
            <w:tcBorders>
              <w:top w:val="nil"/>
              <w:left w:val="nil"/>
              <w:bottom w:val="single" w:sz="4" w:space="0" w:color="auto"/>
              <w:right w:val="nil"/>
            </w:tcBorders>
            <w:shd w:val="clear" w:color="auto" w:fill="auto"/>
            <w:noWrap/>
            <w:vAlign w:val="bottom"/>
            <w:hideMark/>
          </w:tcPr>
          <w:p w14:paraId="52E2605B" w14:textId="77777777" w:rsidR="00675B6E" w:rsidRPr="00675B6E" w:rsidRDefault="00675B6E" w:rsidP="00675B6E">
            <w:pPr>
              <w:spacing w:after="0" w:line="240" w:lineRule="auto"/>
              <w:jc w:val="center"/>
              <w:rPr>
                <w:rFonts w:ascii="Calibri" w:eastAsia="Times New Roman" w:hAnsi="Calibri" w:cs="Calibri"/>
                <w:b/>
                <w:bCs/>
                <w:color w:val="000000"/>
              </w:rPr>
            </w:pPr>
            <w:r w:rsidRPr="00675B6E">
              <w:rPr>
                <w:rFonts w:ascii="Calibri" w:eastAsia="Times New Roman" w:hAnsi="Calibri" w:cs="Calibri"/>
                <w:b/>
                <w:bCs/>
                <w:color w:val="000000"/>
              </w:rPr>
              <w:t>States</w:t>
            </w:r>
          </w:p>
        </w:tc>
        <w:tc>
          <w:tcPr>
            <w:tcW w:w="2569" w:type="pct"/>
            <w:tcBorders>
              <w:top w:val="nil"/>
              <w:left w:val="nil"/>
              <w:bottom w:val="single" w:sz="4" w:space="0" w:color="auto"/>
              <w:right w:val="nil"/>
            </w:tcBorders>
            <w:shd w:val="clear" w:color="auto" w:fill="auto"/>
            <w:noWrap/>
            <w:vAlign w:val="bottom"/>
            <w:hideMark/>
          </w:tcPr>
          <w:p w14:paraId="51975421" w14:textId="77777777" w:rsidR="00675B6E" w:rsidRPr="00675B6E" w:rsidRDefault="00675B6E" w:rsidP="00675B6E">
            <w:pPr>
              <w:spacing w:after="0" w:line="240" w:lineRule="auto"/>
              <w:jc w:val="center"/>
              <w:rPr>
                <w:rFonts w:ascii="Calibri" w:eastAsia="Times New Roman" w:hAnsi="Calibri" w:cs="Calibri"/>
                <w:b/>
                <w:bCs/>
                <w:color w:val="000000"/>
              </w:rPr>
            </w:pPr>
            <w:r w:rsidRPr="00675B6E">
              <w:rPr>
                <w:rFonts w:ascii="Calibri" w:eastAsia="Times New Roman" w:hAnsi="Calibri" w:cs="Calibri"/>
                <w:b/>
                <w:bCs/>
                <w:color w:val="000000"/>
              </w:rPr>
              <w:t>Definitions</w:t>
            </w:r>
          </w:p>
        </w:tc>
        <w:tc>
          <w:tcPr>
            <w:tcW w:w="104" w:type="pct"/>
            <w:tcBorders>
              <w:top w:val="nil"/>
              <w:left w:val="nil"/>
              <w:bottom w:val="single" w:sz="4" w:space="0" w:color="auto"/>
              <w:right w:val="nil"/>
            </w:tcBorders>
            <w:shd w:val="clear" w:color="auto" w:fill="auto"/>
            <w:noWrap/>
            <w:vAlign w:val="bottom"/>
            <w:hideMark/>
          </w:tcPr>
          <w:p w14:paraId="3583645C" w14:textId="77777777" w:rsidR="00675B6E" w:rsidRPr="00675B6E" w:rsidRDefault="00675B6E" w:rsidP="00675B6E">
            <w:pPr>
              <w:spacing w:after="0" w:line="240" w:lineRule="auto"/>
              <w:jc w:val="center"/>
              <w:rPr>
                <w:rFonts w:ascii="Calibri" w:eastAsia="Times New Roman" w:hAnsi="Calibri" w:cs="Calibri"/>
                <w:b/>
                <w:bCs/>
                <w:color w:val="000000"/>
              </w:rPr>
            </w:pPr>
            <w:r w:rsidRPr="00675B6E">
              <w:rPr>
                <w:rFonts w:ascii="Calibri" w:eastAsia="Times New Roman" w:hAnsi="Calibri" w:cs="Calibri"/>
                <w:b/>
                <w:bCs/>
                <w:color w:val="000000"/>
              </w:rPr>
              <w:t> </w:t>
            </w:r>
          </w:p>
        </w:tc>
        <w:tc>
          <w:tcPr>
            <w:tcW w:w="1667" w:type="pct"/>
            <w:tcBorders>
              <w:top w:val="nil"/>
              <w:left w:val="nil"/>
              <w:bottom w:val="single" w:sz="4" w:space="0" w:color="auto"/>
              <w:right w:val="nil"/>
            </w:tcBorders>
            <w:shd w:val="clear" w:color="auto" w:fill="auto"/>
            <w:noWrap/>
            <w:vAlign w:val="bottom"/>
            <w:hideMark/>
          </w:tcPr>
          <w:p w14:paraId="0CADE641" w14:textId="77777777" w:rsidR="00675B6E" w:rsidRPr="00675B6E" w:rsidRDefault="00675B6E" w:rsidP="00675B6E">
            <w:pPr>
              <w:spacing w:after="0" w:line="240" w:lineRule="auto"/>
              <w:jc w:val="center"/>
              <w:rPr>
                <w:rFonts w:ascii="Calibri" w:eastAsia="Times New Roman" w:hAnsi="Calibri" w:cs="Calibri"/>
                <w:b/>
                <w:bCs/>
                <w:color w:val="000000"/>
              </w:rPr>
            </w:pPr>
            <w:r w:rsidRPr="00675B6E">
              <w:rPr>
                <w:rFonts w:ascii="Calibri" w:eastAsia="Times New Roman" w:hAnsi="Calibri" w:cs="Calibri"/>
                <w:b/>
                <w:bCs/>
                <w:color w:val="000000"/>
              </w:rPr>
              <w:t>Justifications</w:t>
            </w:r>
          </w:p>
        </w:tc>
      </w:tr>
      <w:tr w:rsidR="00675B6E" w:rsidRPr="00675B6E" w14:paraId="781F51BA" w14:textId="77777777" w:rsidTr="004B5C27">
        <w:trPr>
          <w:trHeight w:val="1200"/>
        </w:trPr>
        <w:tc>
          <w:tcPr>
            <w:tcW w:w="660" w:type="pct"/>
            <w:tcBorders>
              <w:top w:val="nil"/>
              <w:left w:val="nil"/>
              <w:bottom w:val="nil"/>
              <w:right w:val="nil"/>
            </w:tcBorders>
            <w:shd w:val="clear" w:color="auto" w:fill="auto"/>
            <w:noWrap/>
            <w:vAlign w:val="center"/>
            <w:hideMark/>
          </w:tcPr>
          <w:p w14:paraId="3B85424D" w14:textId="77777777" w:rsidR="00675B6E" w:rsidRPr="00675B6E" w:rsidRDefault="00675B6E"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 to 0.1</w:t>
            </w:r>
          </w:p>
        </w:tc>
        <w:tc>
          <w:tcPr>
            <w:tcW w:w="2569" w:type="pct"/>
            <w:tcBorders>
              <w:top w:val="nil"/>
              <w:left w:val="nil"/>
              <w:bottom w:val="nil"/>
              <w:right w:val="nil"/>
            </w:tcBorders>
            <w:shd w:val="clear" w:color="auto" w:fill="auto"/>
            <w:vAlign w:val="center"/>
            <w:hideMark/>
          </w:tcPr>
          <w:p w14:paraId="024D49E3" w14:textId="724406F9" w:rsidR="00675B6E" w:rsidRPr="00675B6E" w:rsidRDefault="00675B6E" w:rsidP="004B5C27">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population trend estimate bias is less than or equal to 0.1 (and greater than or equal to 0), i.e., </w:t>
            </w:r>
            <w:r w:rsidRPr="00675B6E">
              <w:rPr>
                <w:position w:val="-14"/>
              </w:rPr>
              <w:object w:dxaOrig="2079" w:dyaOrig="380" w14:anchorId="54107EF8">
                <v:shape id="_x0000_i1053" type="#_x0000_t75" style="width:103.95pt;height:18.95pt" o:ole="">
                  <v:imagedata r:id="rId64" o:title=""/>
                </v:shape>
                <o:OLEObject Type="Embed" ProgID="Equation.DSMT4" ShapeID="_x0000_i1053" DrawAspect="Content" ObjectID="_1590479850" r:id="rId65"/>
              </w:object>
            </w:r>
            <w:r w:rsidRPr="00675B6E">
              <w:rPr>
                <w:rFonts w:ascii="Calibri" w:eastAsia="Times New Roman" w:hAnsi="Calibri" w:cs="Calibri"/>
                <w:color w:val="000000"/>
              </w:rPr>
              <w:t xml:space="preserve"> where </w:t>
            </w:r>
            <w:r w:rsidR="004B5C27" w:rsidRPr="004B5C27">
              <w:rPr>
                <w:position w:val="-6"/>
              </w:rPr>
              <w:object w:dxaOrig="200" w:dyaOrig="220" w14:anchorId="67803FD6">
                <v:shape id="_x0000_i1054" type="#_x0000_t75" style="width:9.75pt;height:11.35pt" o:ole="">
                  <v:imagedata r:id="rId66" o:title=""/>
                </v:shape>
                <o:OLEObject Type="Embed" ProgID="Equation.DSMT4" ShapeID="_x0000_i1054" DrawAspect="Content" ObjectID="_1590479851" r:id="rId67"/>
              </w:object>
            </w:r>
            <w:r w:rsidRPr="00675B6E">
              <w:rPr>
                <w:rFonts w:ascii="Calibri" w:eastAsia="Times New Roman" w:hAnsi="Calibri" w:cs="Calibri"/>
                <w:color w:val="000000"/>
              </w:rPr>
              <w:t xml:space="preserve"> is the absolute bias of the trend estimate, </w:t>
            </w:r>
            <w:proofErr w:type="gramStart"/>
            <w:r w:rsidRPr="00675B6E">
              <w:rPr>
                <w:rFonts w:ascii="Calibri" w:eastAsia="Times New Roman" w:hAnsi="Calibri" w:cs="Calibri"/>
                <w:color w:val="000000"/>
              </w:rPr>
              <w:t xml:space="preserve">or </w:t>
            </w:r>
            <w:proofErr w:type="gramEnd"/>
            <w:r w:rsidR="004B5C27" w:rsidRPr="004B5C27">
              <w:rPr>
                <w:position w:val="-14"/>
              </w:rPr>
              <w:object w:dxaOrig="2280" w:dyaOrig="380" w14:anchorId="5BFD77A1">
                <v:shape id="_x0000_i1055" type="#_x0000_t75" style="width:114.25pt;height:18.95pt" o:ole="">
                  <v:imagedata r:id="rId68" o:title=""/>
                </v:shape>
                <o:OLEObject Type="Embed" ProgID="Equation.DSMT4" ShapeID="_x0000_i1055" DrawAspect="Content" ObjectID="_1590479852" r:id="rId69"/>
              </w:object>
            </w:r>
            <w:r w:rsidRPr="00675B6E">
              <w:rPr>
                <w:rFonts w:ascii="Calibri" w:eastAsia="Times New Roman" w:hAnsi="Calibri" w:cs="Calibri"/>
                <w:color w:val="000000"/>
              </w:rPr>
              <w:t xml:space="preserve">. </w:t>
            </w:r>
          </w:p>
        </w:tc>
        <w:tc>
          <w:tcPr>
            <w:tcW w:w="104" w:type="pct"/>
            <w:tcBorders>
              <w:top w:val="nil"/>
              <w:left w:val="nil"/>
              <w:bottom w:val="nil"/>
              <w:right w:val="nil"/>
            </w:tcBorders>
            <w:shd w:val="clear" w:color="auto" w:fill="auto"/>
            <w:vAlign w:val="center"/>
            <w:hideMark/>
          </w:tcPr>
          <w:p w14:paraId="6A1828A2" w14:textId="77777777" w:rsidR="00675B6E" w:rsidRPr="00675B6E" w:rsidRDefault="00675B6E" w:rsidP="00675B6E">
            <w:pPr>
              <w:spacing w:after="0" w:line="240" w:lineRule="auto"/>
              <w:rPr>
                <w:rFonts w:ascii="Calibri" w:eastAsia="Times New Roman" w:hAnsi="Calibri" w:cs="Calibri"/>
                <w:color w:val="000000"/>
              </w:rPr>
            </w:pPr>
          </w:p>
        </w:tc>
        <w:tc>
          <w:tcPr>
            <w:tcW w:w="1667" w:type="pct"/>
            <w:tcBorders>
              <w:top w:val="nil"/>
              <w:left w:val="nil"/>
              <w:bottom w:val="nil"/>
              <w:right w:val="nil"/>
            </w:tcBorders>
            <w:shd w:val="clear" w:color="auto" w:fill="auto"/>
            <w:vAlign w:val="center"/>
            <w:hideMark/>
          </w:tcPr>
          <w:p w14:paraId="3BDBBE46" w14:textId="223FA050" w:rsidR="00675B6E" w:rsidRPr="00675B6E" w:rsidRDefault="001A5DD0" w:rsidP="00675B6E">
            <w:pPr>
              <w:spacing w:after="0" w:line="240" w:lineRule="auto"/>
              <w:rPr>
                <w:rFonts w:ascii="Calibri" w:eastAsia="Times New Roman" w:hAnsi="Calibri" w:cs="Calibri"/>
                <w:color w:val="000000"/>
              </w:rPr>
            </w:pPr>
            <w:r>
              <w:rPr>
                <w:rFonts w:ascii="Calibri" w:eastAsia="Times New Roman" w:hAnsi="Calibri" w:cs="Calibri"/>
                <w:color w:val="000000"/>
              </w:rPr>
              <w:t>Population trend estimates are very accurate</w:t>
            </w:r>
            <w:r w:rsidRPr="001948E0">
              <w:rPr>
                <w:rFonts w:ascii="Calibri" w:eastAsia="Times New Roman" w:hAnsi="Calibri" w:cs="Calibri"/>
                <w:color w:val="000000"/>
              </w:rPr>
              <w:t>.</w:t>
            </w:r>
          </w:p>
        </w:tc>
      </w:tr>
      <w:tr w:rsidR="00FB508D" w:rsidRPr="00675B6E" w14:paraId="7745BA4A" w14:textId="77777777" w:rsidTr="00AD1D02">
        <w:trPr>
          <w:trHeight w:val="900"/>
        </w:trPr>
        <w:tc>
          <w:tcPr>
            <w:tcW w:w="660" w:type="pct"/>
            <w:tcBorders>
              <w:top w:val="nil"/>
              <w:left w:val="nil"/>
              <w:bottom w:val="nil"/>
              <w:right w:val="nil"/>
            </w:tcBorders>
            <w:shd w:val="clear" w:color="auto" w:fill="auto"/>
            <w:noWrap/>
            <w:vAlign w:val="center"/>
            <w:hideMark/>
          </w:tcPr>
          <w:p w14:paraId="648F45A7"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0.1 to 0.2</w:t>
            </w:r>
          </w:p>
        </w:tc>
        <w:tc>
          <w:tcPr>
            <w:tcW w:w="2569" w:type="pct"/>
            <w:tcBorders>
              <w:top w:val="nil"/>
              <w:left w:val="nil"/>
              <w:bottom w:val="nil"/>
              <w:right w:val="nil"/>
            </w:tcBorders>
            <w:shd w:val="clear" w:color="auto" w:fill="auto"/>
            <w:vAlign w:val="center"/>
            <w:hideMark/>
          </w:tcPr>
          <w:p w14:paraId="677005E3" w14:textId="564C27E4"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w:t>
            </w:r>
            <w:r>
              <w:rPr>
                <w:rFonts w:ascii="Calibri" w:eastAsia="Times New Roman" w:hAnsi="Calibri" w:cs="Calibri"/>
                <w:color w:val="000000"/>
              </w:rPr>
              <w:t>ty of the population trend esti</w:t>
            </w:r>
            <w:r w:rsidRPr="00675B6E">
              <w:rPr>
                <w:rFonts w:ascii="Calibri" w:eastAsia="Times New Roman" w:hAnsi="Calibri" w:cs="Calibri"/>
                <w:color w:val="000000"/>
              </w:rPr>
              <w:t>m</w:t>
            </w:r>
            <w:r>
              <w:rPr>
                <w:rFonts w:ascii="Calibri" w:eastAsia="Times New Roman" w:hAnsi="Calibri" w:cs="Calibri"/>
                <w:color w:val="000000"/>
              </w:rPr>
              <w:t>a</w:t>
            </w:r>
            <w:r w:rsidRPr="00675B6E">
              <w:rPr>
                <w:rFonts w:ascii="Calibri" w:eastAsia="Times New Roman" w:hAnsi="Calibri" w:cs="Calibri"/>
                <w:color w:val="000000"/>
              </w:rPr>
              <w:t>te bias is greater than 0.1 but less than or equal to 0.2.</w:t>
            </w:r>
          </w:p>
        </w:tc>
        <w:tc>
          <w:tcPr>
            <w:tcW w:w="104" w:type="pct"/>
            <w:tcBorders>
              <w:top w:val="nil"/>
              <w:left w:val="nil"/>
              <w:bottom w:val="nil"/>
              <w:right w:val="nil"/>
            </w:tcBorders>
            <w:shd w:val="clear" w:color="auto" w:fill="auto"/>
            <w:vAlign w:val="center"/>
            <w:hideMark/>
          </w:tcPr>
          <w:p w14:paraId="4F9EB6B9" w14:textId="77777777" w:rsidR="00FB508D" w:rsidRPr="00675B6E" w:rsidRDefault="00FB508D" w:rsidP="00675B6E">
            <w:pPr>
              <w:spacing w:after="0" w:line="240" w:lineRule="auto"/>
              <w:rPr>
                <w:rFonts w:ascii="Calibri" w:eastAsia="Times New Roman" w:hAnsi="Calibri" w:cs="Calibri"/>
                <w:color w:val="000000"/>
              </w:rPr>
            </w:pPr>
          </w:p>
        </w:tc>
        <w:tc>
          <w:tcPr>
            <w:tcW w:w="1667" w:type="pct"/>
            <w:vMerge w:val="restart"/>
            <w:tcBorders>
              <w:top w:val="nil"/>
              <w:left w:val="nil"/>
              <w:right w:val="nil"/>
            </w:tcBorders>
            <w:shd w:val="clear" w:color="auto" w:fill="auto"/>
            <w:vAlign w:val="center"/>
            <w:hideMark/>
          </w:tcPr>
          <w:p w14:paraId="16D4A835" w14:textId="21F58E4A" w:rsidR="00FB508D" w:rsidRPr="00675B6E" w:rsidRDefault="001A5DD0" w:rsidP="008378BF">
            <w:pPr>
              <w:spacing w:after="0" w:line="240" w:lineRule="auto"/>
              <w:rPr>
                <w:rFonts w:ascii="Calibri" w:eastAsia="Times New Roman" w:hAnsi="Calibri" w:cs="Calibri"/>
                <w:color w:val="000000"/>
              </w:rPr>
            </w:pPr>
            <w:r>
              <w:rPr>
                <w:rFonts w:ascii="Calibri" w:eastAsia="Times New Roman" w:hAnsi="Calibri" w:cs="Calibri"/>
                <w:color w:val="000000"/>
              </w:rPr>
              <w:t xml:space="preserve">For the monitoring programs and uncertainties considered, all </w:t>
            </w:r>
            <w:r w:rsidR="008378BF">
              <w:rPr>
                <w:rFonts w:ascii="Calibri" w:eastAsia="Times New Roman" w:hAnsi="Calibri" w:cs="Calibri"/>
                <w:color w:val="000000"/>
              </w:rPr>
              <w:t>population trend accuracy</w:t>
            </w:r>
            <w:r>
              <w:rPr>
                <w:rFonts w:ascii="Calibri" w:eastAsia="Times New Roman" w:hAnsi="Calibri" w:cs="Calibri"/>
                <w:color w:val="000000"/>
              </w:rPr>
              <w:t xml:space="preserve"> ranges are possible.</w:t>
            </w:r>
          </w:p>
        </w:tc>
      </w:tr>
      <w:tr w:rsidR="00FB508D" w:rsidRPr="00675B6E" w14:paraId="0969D066" w14:textId="77777777" w:rsidTr="00AD1D02">
        <w:trPr>
          <w:trHeight w:val="900"/>
        </w:trPr>
        <w:tc>
          <w:tcPr>
            <w:tcW w:w="660" w:type="pct"/>
            <w:tcBorders>
              <w:top w:val="nil"/>
              <w:left w:val="nil"/>
              <w:bottom w:val="nil"/>
              <w:right w:val="nil"/>
            </w:tcBorders>
            <w:shd w:val="clear" w:color="auto" w:fill="auto"/>
            <w:noWrap/>
            <w:vAlign w:val="center"/>
            <w:hideMark/>
          </w:tcPr>
          <w:p w14:paraId="49089C32"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0.2 to 0.3</w:t>
            </w:r>
          </w:p>
        </w:tc>
        <w:tc>
          <w:tcPr>
            <w:tcW w:w="2569" w:type="pct"/>
            <w:tcBorders>
              <w:top w:val="nil"/>
              <w:left w:val="nil"/>
              <w:bottom w:val="nil"/>
              <w:right w:val="nil"/>
            </w:tcBorders>
            <w:shd w:val="clear" w:color="auto" w:fill="auto"/>
            <w:vAlign w:val="center"/>
            <w:hideMark/>
          </w:tcPr>
          <w:p w14:paraId="6A5D18FB" w14:textId="3EE7FB77"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w:t>
            </w:r>
            <w:r>
              <w:rPr>
                <w:rFonts w:ascii="Calibri" w:eastAsia="Times New Roman" w:hAnsi="Calibri" w:cs="Calibri"/>
                <w:color w:val="000000"/>
              </w:rPr>
              <w:t>ty of the population trend esti</w:t>
            </w:r>
            <w:r w:rsidRPr="00675B6E">
              <w:rPr>
                <w:rFonts w:ascii="Calibri" w:eastAsia="Times New Roman" w:hAnsi="Calibri" w:cs="Calibri"/>
                <w:color w:val="000000"/>
              </w:rPr>
              <w:t>m</w:t>
            </w:r>
            <w:r>
              <w:rPr>
                <w:rFonts w:ascii="Calibri" w:eastAsia="Times New Roman" w:hAnsi="Calibri" w:cs="Calibri"/>
                <w:color w:val="000000"/>
              </w:rPr>
              <w:t>a</w:t>
            </w:r>
            <w:r w:rsidRPr="00675B6E">
              <w:rPr>
                <w:rFonts w:ascii="Calibri" w:eastAsia="Times New Roman" w:hAnsi="Calibri" w:cs="Calibri"/>
                <w:color w:val="000000"/>
              </w:rPr>
              <w:t>te bias is greater than 0.2 but less than or equal to 0.3.</w:t>
            </w:r>
          </w:p>
        </w:tc>
        <w:tc>
          <w:tcPr>
            <w:tcW w:w="104" w:type="pct"/>
            <w:tcBorders>
              <w:top w:val="nil"/>
              <w:left w:val="nil"/>
              <w:bottom w:val="nil"/>
              <w:right w:val="nil"/>
            </w:tcBorders>
            <w:shd w:val="clear" w:color="auto" w:fill="auto"/>
            <w:noWrap/>
            <w:vAlign w:val="bottom"/>
            <w:hideMark/>
          </w:tcPr>
          <w:p w14:paraId="109447D4" w14:textId="77777777" w:rsidR="00FB508D" w:rsidRPr="00675B6E" w:rsidRDefault="00FB508D" w:rsidP="00675B6E">
            <w:pPr>
              <w:spacing w:after="0" w:line="240" w:lineRule="auto"/>
              <w:rPr>
                <w:rFonts w:ascii="Calibri" w:eastAsia="Times New Roman" w:hAnsi="Calibri" w:cs="Calibri"/>
                <w:color w:val="000000"/>
              </w:rPr>
            </w:pPr>
          </w:p>
        </w:tc>
        <w:tc>
          <w:tcPr>
            <w:tcW w:w="1667" w:type="pct"/>
            <w:vMerge/>
            <w:tcBorders>
              <w:left w:val="nil"/>
              <w:right w:val="nil"/>
            </w:tcBorders>
            <w:shd w:val="clear" w:color="auto" w:fill="auto"/>
            <w:vAlign w:val="center"/>
            <w:hideMark/>
          </w:tcPr>
          <w:p w14:paraId="2394400C" w14:textId="534E2F5A" w:rsidR="00FB508D" w:rsidRPr="00675B6E" w:rsidRDefault="00FB508D" w:rsidP="00675B6E">
            <w:pPr>
              <w:spacing w:after="0" w:line="240" w:lineRule="auto"/>
              <w:rPr>
                <w:rFonts w:ascii="Calibri" w:eastAsia="Times New Roman" w:hAnsi="Calibri" w:cs="Calibri"/>
                <w:color w:val="000000"/>
              </w:rPr>
            </w:pPr>
          </w:p>
        </w:tc>
      </w:tr>
      <w:tr w:rsidR="00FB508D" w:rsidRPr="00675B6E" w14:paraId="76DF7871" w14:textId="77777777" w:rsidTr="00AD1D02">
        <w:trPr>
          <w:trHeight w:val="900"/>
        </w:trPr>
        <w:tc>
          <w:tcPr>
            <w:tcW w:w="660" w:type="pct"/>
            <w:tcBorders>
              <w:top w:val="nil"/>
              <w:left w:val="nil"/>
              <w:bottom w:val="nil"/>
              <w:right w:val="nil"/>
            </w:tcBorders>
            <w:shd w:val="clear" w:color="auto" w:fill="auto"/>
            <w:noWrap/>
            <w:vAlign w:val="center"/>
            <w:hideMark/>
          </w:tcPr>
          <w:p w14:paraId="3B6C89D5"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0.3 to 0.4</w:t>
            </w:r>
          </w:p>
        </w:tc>
        <w:tc>
          <w:tcPr>
            <w:tcW w:w="2569" w:type="pct"/>
            <w:tcBorders>
              <w:top w:val="nil"/>
              <w:left w:val="nil"/>
              <w:bottom w:val="nil"/>
              <w:right w:val="nil"/>
            </w:tcBorders>
            <w:shd w:val="clear" w:color="auto" w:fill="auto"/>
            <w:vAlign w:val="center"/>
            <w:hideMark/>
          </w:tcPr>
          <w:p w14:paraId="4DF093BC" w14:textId="5D77E198"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w:t>
            </w:r>
            <w:r>
              <w:rPr>
                <w:rFonts w:ascii="Calibri" w:eastAsia="Times New Roman" w:hAnsi="Calibri" w:cs="Calibri"/>
                <w:color w:val="000000"/>
              </w:rPr>
              <w:t>ty of the population trend esti</w:t>
            </w:r>
            <w:r w:rsidRPr="00675B6E">
              <w:rPr>
                <w:rFonts w:ascii="Calibri" w:eastAsia="Times New Roman" w:hAnsi="Calibri" w:cs="Calibri"/>
                <w:color w:val="000000"/>
              </w:rPr>
              <w:t>m</w:t>
            </w:r>
            <w:r>
              <w:rPr>
                <w:rFonts w:ascii="Calibri" w:eastAsia="Times New Roman" w:hAnsi="Calibri" w:cs="Calibri"/>
                <w:color w:val="000000"/>
              </w:rPr>
              <w:t>a</w:t>
            </w:r>
            <w:r w:rsidRPr="00675B6E">
              <w:rPr>
                <w:rFonts w:ascii="Calibri" w:eastAsia="Times New Roman" w:hAnsi="Calibri" w:cs="Calibri"/>
                <w:color w:val="000000"/>
              </w:rPr>
              <w:t>te bias is greater than 0.3 but less than or equal to 0.4.</w:t>
            </w:r>
          </w:p>
        </w:tc>
        <w:tc>
          <w:tcPr>
            <w:tcW w:w="104" w:type="pct"/>
            <w:tcBorders>
              <w:top w:val="nil"/>
              <w:left w:val="nil"/>
              <w:bottom w:val="nil"/>
              <w:right w:val="nil"/>
            </w:tcBorders>
            <w:shd w:val="clear" w:color="auto" w:fill="auto"/>
            <w:noWrap/>
            <w:vAlign w:val="bottom"/>
            <w:hideMark/>
          </w:tcPr>
          <w:p w14:paraId="21606798" w14:textId="77777777" w:rsidR="00FB508D" w:rsidRPr="00675B6E" w:rsidRDefault="00FB508D" w:rsidP="00675B6E">
            <w:pPr>
              <w:spacing w:after="0" w:line="240" w:lineRule="auto"/>
              <w:rPr>
                <w:rFonts w:ascii="Calibri" w:eastAsia="Times New Roman" w:hAnsi="Calibri" w:cs="Calibri"/>
                <w:color w:val="000000"/>
              </w:rPr>
            </w:pPr>
          </w:p>
        </w:tc>
        <w:tc>
          <w:tcPr>
            <w:tcW w:w="1667" w:type="pct"/>
            <w:vMerge/>
            <w:tcBorders>
              <w:left w:val="nil"/>
              <w:right w:val="nil"/>
            </w:tcBorders>
            <w:shd w:val="clear" w:color="auto" w:fill="auto"/>
            <w:vAlign w:val="center"/>
            <w:hideMark/>
          </w:tcPr>
          <w:p w14:paraId="0A72F2F6" w14:textId="6168D64C" w:rsidR="00FB508D" w:rsidRPr="00675B6E" w:rsidRDefault="00FB508D" w:rsidP="00675B6E">
            <w:pPr>
              <w:spacing w:after="0" w:line="240" w:lineRule="auto"/>
              <w:rPr>
                <w:rFonts w:ascii="Calibri" w:eastAsia="Times New Roman" w:hAnsi="Calibri" w:cs="Calibri"/>
                <w:color w:val="000000"/>
              </w:rPr>
            </w:pPr>
          </w:p>
        </w:tc>
      </w:tr>
      <w:tr w:rsidR="00FB508D" w:rsidRPr="00675B6E" w14:paraId="475DFC43" w14:textId="77777777" w:rsidTr="00AD1D02">
        <w:trPr>
          <w:trHeight w:val="900"/>
        </w:trPr>
        <w:tc>
          <w:tcPr>
            <w:tcW w:w="660" w:type="pct"/>
            <w:tcBorders>
              <w:top w:val="nil"/>
              <w:left w:val="nil"/>
              <w:bottom w:val="nil"/>
              <w:right w:val="nil"/>
            </w:tcBorders>
            <w:shd w:val="clear" w:color="auto" w:fill="auto"/>
            <w:noWrap/>
            <w:vAlign w:val="center"/>
            <w:hideMark/>
          </w:tcPr>
          <w:p w14:paraId="761C8647"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0.4 to 0.5</w:t>
            </w:r>
          </w:p>
        </w:tc>
        <w:tc>
          <w:tcPr>
            <w:tcW w:w="2569" w:type="pct"/>
            <w:tcBorders>
              <w:top w:val="nil"/>
              <w:left w:val="nil"/>
              <w:bottom w:val="nil"/>
              <w:right w:val="nil"/>
            </w:tcBorders>
            <w:shd w:val="clear" w:color="auto" w:fill="auto"/>
            <w:vAlign w:val="center"/>
            <w:hideMark/>
          </w:tcPr>
          <w:p w14:paraId="3F583C1E" w14:textId="7386BF76"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w:t>
            </w:r>
            <w:r>
              <w:rPr>
                <w:rFonts w:ascii="Calibri" w:eastAsia="Times New Roman" w:hAnsi="Calibri" w:cs="Calibri"/>
                <w:color w:val="000000"/>
              </w:rPr>
              <w:t>ty of the population trend esti</w:t>
            </w:r>
            <w:r w:rsidRPr="00675B6E">
              <w:rPr>
                <w:rFonts w:ascii="Calibri" w:eastAsia="Times New Roman" w:hAnsi="Calibri" w:cs="Calibri"/>
                <w:color w:val="000000"/>
              </w:rPr>
              <w:t>m</w:t>
            </w:r>
            <w:r>
              <w:rPr>
                <w:rFonts w:ascii="Calibri" w:eastAsia="Times New Roman" w:hAnsi="Calibri" w:cs="Calibri"/>
                <w:color w:val="000000"/>
              </w:rPr>
              <w:t>a</w:t>
            </w:r>
            <w:r w:rsidRPr="00675B6E">
              <w:rPr>
                <w:rFonts w:ascii="Calibri" w:eastAsia="Times New Roman" w:hAnsi="Calibri" w:cs="Calibri"/>
                <w:color w:val="000000"/>
              </w:rPr>
              <w:t>te bias is greater than 0.4 but less than or equal to 0.5.</w:t>
            </w:r>
          </w:p>
        </w:tc>
        <w:tc>
          <w:tcPr>
            <w:tcW w:w="104" w:type="pct"/>
            <w:tcBorders>
              <w:top w:val="nil"/>
              <w:left w:val="nil"/>
              <w:bottom w:val="nil"/>
              <w:right w:val="nil"/>
            </w:tcBorders>
            <w:shd w:val="clear" w:color="auto" w:fill="auto"/>
            <w:noWrap/>
            <w:vAlign w:val="bottom"/>
            <w:hideMark/>
          </w:tcPr>
          <w:p w14:paraId="37071B26" w14:textId="77777777" w:rsidR="00FB508D" w:rsidRPr="00675B6E" w:rsidRDefault="00FB508D" w:rsidP="00675B6E">
            <w:pPr>
              <w:spacing w:after="0" w:line="240" w:lineRule="auto"/>
              <w:rPr>
                <w:rFonts w:ascii="Calibri" w:eastAsia="Times New Roman" w:hAnsi="Calibri" w:cs="Calibri"/>
                <w:color w:val="000000"/>
              </w:rPr>
            </w:pPr>
          </w:p>
        </w:tc>
        <w:tc>
          <w:tcPr>
            <w:tcW w:w="1667" w:type="pct"/>
            <w:vMerge/>
            <w:tcBorders>
              <w:left w:val="nil"/>
              <w:right w:val="nil"/>
            </w:tcBorders>
            <w:shd w:val="clear" w:color="auto" w:fill="auto"/>
            <w:vAlign w:val="center"/>
            <w:hideMark/>
          </w:tcPr>
          <w:p w14:paraId="26A948E3" w14:textId="3DDE70D5" w:rsidR="00FB508D" w:rsidRPr="00675B6E" w:rsidRDefault="00FB508D" w:rsidP="00675B6E">
            <w:pPr>
              <w:spacing w:after="0" w:line="240" w:lineRule="auto"/>
              <w:rPr>
                <w:rFonts w:ascii="Calibri" w:eastAsia="Times New Roman" w:hAnsi="Calibri" w:cs="Calibri"/>
                <w:color w:val="000000"/>
              </w:rPr>
            </w:pPr>
          </w:p>
        </w:tc>
      </w:tr>
      <w:tr w:rsidR="00FB508D" w:rsidRPr="00675B6E" w14:paraId="1BCC77A5" w14:textId="77777777" w:rsidTr="00AD1D02">
        <w:trPr>
          <w:trHeight w:val="900"/>
        </w:trPr>
        <w:tc>
          <w:tcPr>
            <w:tcW w:w="660" w:type="pct"/>
            <w:tcBorders>
              <w:top w:val="nil"/>
              <w:left w:val="nil"/>
              <w:bottom w:val="nil"/>
              <w:right w:val="nil"/>
            </w:tcBorders>
            <w:shd w:val="clear" w:color="auto" w:fill="auto"/>
            <w:noWrap/>
            <w:vAlign w:val="center"/>
            <w:hideMark/>
          </w:tcPr>
          <w:p w14:paraId="7BA38156"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0.5 to 0.6</w:t>
            </w:r>
          </w:p>
        </w:tc>
        <w:tc>
          <w:tcPr>
            <w:tcW w:w="2569" w:type="pct"/>
            <w:tcBorders>
              <w:top w:val="nil"/>
              <w:left w:val="nil"/>
              <w:bottom w:val="nil"/>
              <w:right w:val="nil"/>
            </w:tcBorders>
            <w:shd w:val="clear" w:color="auto" w:fill="auto"/>
            <w:vAlign w:val="center"/>
            <w:hideMark/>
          </w:tcPr>
          <w:p w14:paraId="4AA5A8C4" w14:textId="03534706"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w:t>
            </w:r>
            <w:r>
              <w:rPr>
                <w:rFonts w:ascii="Calibri" w:eastAsia="Times New Roman" w:hAnsi="Calibri" w:cs="Calibri"/>
                <w:color w:val="000000"/>
              </w:rPr>
              <w:t>ty of the population trend esti</w:t>
            </w:r>
            <w:r w:rsidRPr="00675B6E">
              <w:rPr>
                <w:rFonts w:ascii="Calibri" w:eastAsia="Times New Roman" w:hAnsi="Calibri" w:cs="Calibri"/>
                <w:color w:val="000000"/>
              </w:rPr>
              <w:t>m</w:t>
            </w:r>
            <w:r>
              <w:rPr>
                <w:rFonts w:ascii="Calibri" w:eastAsia="Times New Roman" w:hAnsi="Calibri" w:cs="Calibri"/>
                <w:color w:val="000000"/>
              </w:rPr>
              <w:t>a</w:t>
            </w:r>
            <w:r w:rsidRPr="00675B6E">
              <w:rPr>
                <w:rFonts w:ascii="Calibri" w:eastAsia="Times New Roman" w:hAnsi="Calibri" w:cs="Calibri"/>
                <w:color w:val="000000"/>
              </w:rPr>
              <w:t>te bias is greater than 0.5 but less than or equal to 0.6.</w:t>
            </w:r>
          </w:p>
        </w:tc>
        <w:tc>
          <w:tcPr>
            <w:tcW w:w="104" w:type="pct"/>
            <w:tcBorders>
              <w:top w:val="nil"/>
              <w:left w:val="nil"/>
              <w:bottom w:val="nil"/>
              <w:right w:val="nil"/>
            </w:tcBorders>
            <w:shd w:val="clear" w:color="auto" w:fill="auto"/>
            <w:noWrap/>
            <w:vAlign w:val="bottom"/>
            <w:hideMark/>
          </w:tcPr>
          <w:p w14:paraId="50485007" w14:textId="77777777" w:rsidR="00FB508D" w:rsidRPr="00675B6E" w:rsidRDefault="00FB508D" w:rsidP="00675B6E">
            <w:pPr>
              <w:spacing w:after="0" w:line="240" w:lineRule="auto"/>
              <w:rPr>
                <w:rFonts w:ascii="Calibri" w:eastAsia="Times New Roman" w:hAnsi="Calibri" w:cs="Calibri"/>
                <w:color w:val="000000"/>
              </w:rPr>
            </w:pPr>
          </w:p>
        </w:tc>
        <w:tc>
          <w:tcPr>
            <w:tcW w:w="1667" w:type="pct"/>
            <w:vMerge/>
            <w:tcBorders>
              <w:left w:val="nil"/>
              <w:right w:val="nil"/>
            </w:tcBorders>
            <w:shd w:val="clear" w:color="auto" w:fill="auto"/>
            <w:vAlign w:val="center"/>
            <w:hideMark/>
          </w:tcPr>
          <w:p w14:paraId="0132FACF" w14:textId="17605423" w:rsidR="00FB508D" w:rsidRPr="00675B6E" w:rsidRDefault="00FB508D" w:rsidP="00675B6E">
            <w:pPr>
              <w:spacing w:after="0" w:line="240" w:lineRule="auto"/>
              <w:rPr>
                <w:rFonts w:ascii="Calibri" w:eastAsia="Times New Roman" w:hAnsi="Calibri" w:cs="Calibri"/>
                <w:color w:val="000000"/>
              </w:rPr>
            </w:pPr>
          </w:p>
        </w:tc>
      </w:tr>
      <w:tr w:rsidR="00FB508D" w:rsidRPr="00675B6E" w14:paraId="62F11817" w14:textId="77777777" w:rsidTr="00AD1D02">
        <w:trPr>
          <w:trHeight w:val="900"/>
        </w:trPr>
        <w:tc>
          <w:tcPr>
            <w:tcW w:w="660" w:type="pct"/>
            <w:tcBorders>
              <w:top w:val="nil"/>
              <w:left w:val="nil"/>
              <w:bottom w:val="nil"/>
              <w:right w:val="nil"/>
            </w:tcBorders>
            <w:shd w:val="clear" w:color="auto" w:fill="auto"/>
            <w:noWrap/>
            <w:vAlign w:val="center"/>
            <w:hideMark/>
          </w:tcPr>
          <w:p w14:paraId="0E16C15F"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0.6 to 0.7</w:t>
            </w:r>
          </w:p>
        </w:tc>
        <w:tc>
          <w:tcPr>
            <w:tcW w:w="2569" w:type="pct"/>
            <w:tcBorders>
              <w:top w:val="nil"/>
              <w:left w:val="nil"/>
              <w:bottom w:val="nil"/>
              <w:right w:val="nil"/>
            </w:tcBorders>
            <w:shd w:val="clear" w:color="auto" w:fill="auto"/>
            <w:vAlign w:val="center"/>
            <w:hideMark/>
          </w:tcPr>
          <w:p w14:paraId="1A0522FB" w14:textId="01F19ED2"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w:t>
            </w:r>
            <w:r>
              <w:rPr>
                <w:rFonts w:ascii="Calibri" w:eastAsia="Times New Roman" w:hAnsi="Calibri" w:cs="Calibri"/>
                <w:color w:val="000000"/>
              </w:rPr>
              <w:t>ty of the population trend esti</w:t>
            </w:r>
            <w:r w:rsidRPr="00675B6E">
              <w:rPr>
                <w:rFonts w:ascii="Calibri" w:eastAsia="Times New Roman" w:hAnsi="Calibri" w:cs="Calibri"/>
                <w:color w:val="000000"/>
              </w:rPr>
              <w:t>m</w:t>
            </w:r>
            <w:r>
              <w:rPr>
                <w:rFonts w:ascii="Calibri" w:eastAsia="Times New Roman" w:hAnsi="Calibri" w:cs="Calibri"/>
                <w:color w:val="000000"/>
              </w:rPr>
              <w:t>a</w:t>
            </w:r>
            <w:r w:rsidRPr="00675B6E">
              <w:rPr>
                <w:rFonts w:ascii="Calibri" w:eastAsia="Times New Roman" w:hAnsi="Calibri" w:cs="Calibri"/>
                <w:color w:val="000000"/>
              </w:rPr>
              <w:t>te bias is greater than 0.6 but less than or equal to 0.7.</w:t>
            </w:r>
          </w:p>
        </w:tc>
        <w:tc>
          <w:tcPr>
            <w:tcW w:w="104" w:type="pct"/>
            <w:tcBorders>
              <w:top w:val="nil"/>
              <w:left w:val="nil"/>
              <w:bottom w:val="nil"/>
              <w:right w:val="nil"/>
            </w:tcBorders>
            <w:shd w:val="clear" w:color="auto" w:fill="auto"/>
            <w:noWrap/>
            <w:vAlign w:val="bottom"/>
            <w:hideMark/>
          </w:tcPr>
          <w:p w14:paraId="521BC1A0" w14:textId="77777777" w:rsidR="00FB508D" w:rsidRPr="00675B6E" w:rsidRDefault="00FB508D" w:rsidP="00675B6E">
            <w:pPr>
              <w:spacing w:after="0" w:line="240" w:lineRule="auto"/>
              <w:rPr>
                <w:rFonts w:ascii="Calibri" w:eastAsia="Times New Roman" w:hAnsi="Calibri" w:cs="Calibri"/>
                <w:color w:val="000000"/>
              </w:rPr>
            </w:pPr>
          </w:p>
        </w:tc>
        <w:tc>
          <w:tcPr>
            <w:tcW w:w="1667" w:type="pct"/>
            <w:vMerge/>
            <w:tcBorders>
              <w:left w:val="nil"/>
              <w:right w:val="nil"/>
            </w:tcBorders>
            <w:shd w:val="clear" w:color="auto" w:fill="auto"/>
            <w:vAlign w:val="center"/>
            <w:hideMark/>
          </w:tcPr>
          <w:p w14:paraId="0DDFEF6E" w14:textId="61F00EC5" w:rsidR="00FB508D" w:rsidRPr="00675B6E" w:rsidRDefault="00FB508D" w:rsidP="00675B6E">
            <w:pPr>
              <w:spacing w:after="0" w:line="240" w:lineRule="auto"/>
              <w:rPr>
                <w:rFonts w:ascii="Calibri" w:eastAsia="Times New Roman" w:hAnsi="Calibri" w:cs="Calibri"/>
                <w:color w:val="000000"/>
              </w:rPr>
            </w:pPr>
          </w:p>
        </w:tc>
      </w:tr>
      <w:tr w:rsidR="00FB508D" w:rsidRPr="00675B6E" w14:paraId="47D9DE86" w14:textId="77777777" w:rsidTr="00AD1D02">
        <w:trPr>
          <w:trHeight w:val="900"/>
        </w:trPr>
        <w:tc>
          <w:tcPr>
            <w:tcW w:w="660" w:type="pct"/>
            <w:tcBorders>
              <w:top w:val="nil"/>
              <w:left w:val="nil"/>
              <w:bottom w:val="nil"/>
              <w:right w:val="nil"/>
            </w:tcBorders>
            <w:shd w:val="clear" w:color="auto" w:fill="auto"/>
            <w:noWrap/>
            <w:vAlign w:val="center"/>
            <w:hideMark/>
          </w:tcPr>
          <w:p w14:paraId="56360EFC"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0.7 to 0.8</w:t>
            </w:r>
          </w:p>
        </w:tc>
        <w:tc>
          <w:tcPr>
            <w:tcW w:w="2569" w:type="pct"/>
            <w:tcBorders>
              <w:top w:val="nil"/>
              <w:left w:val="nil"/>
              <w:bottom w:val="nil"/>
              <w:right w:val="nil"/>
            </w:tcBorders>
            <w:shd w:val="clear" w:color="auto" w:fill="auto"/>
            <w:vAlign w:val="center"/>
            <w:hideMark/>
          </w:tcPr>
          <w:p w14:paraId="72E9B136" w14:textId="0312381F"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utility of the population trend</w:t>
            </w:r>
            <w:r>
              <w:rPr>
                <w:rFonts w:ascii="Calibri" w:eastAsia="Times New Roman" w:hAnsi="Calibri" w:cs="Calibri"/>
                <w:color w:val="000000"/>
              </w:rPr>
              <w:t xml:space="preserve"> esti</w:t>
            </w:r>
            <w:r w:rsidRPr="00675B6E">
              <w:rPr>
                <w:rFonts w:ascii="Calibri" w:eastAsia="Times New Roman" w:hAnsi="Calibri" w:cs="Calibri"/>
                <w:color w:val="000000"/>
              </w:rPr>
              <w:t>m</w:t>
            </w:r>
            <w:r>
              <w:rPr>
                <w:rFonts w:ascii="Calibri" w:eastAsia="Times New Roman" w:hAnsi="Calibri" w:cs="Calibri"/>
                <w:color w:val="000000"/>
              </w:rPr>
              <w:t>a</w:t>
            </w:r>
            <w:r w:rsidRPr="00675B6E">
              <w:rPr>
                <w:rFonts w:ascii="Calibri" w:eastAsia="Times New Roman" w:hAnsi="Calibri" w:cs="Calibri"/>
                <w:color w:val="000000"/>
              </w:rPr>
              <w:t>te bias is greater than 0.7 but less than or equal to 0.8.</w:t>
            </w:r>
          </w:p>
        </w:tc>
        <w:tc>
          <w:tcPr>
            <w:tcW w:w="104" w:type="pct"/>
            <w:tcBorders>
              <w:top w:val="nil"/>
              <w:left w:val="nil"/>
              <w:bottom w:val="nil"/>
              <w:right w:val="nil"/>
            </w:tcBorders>
            <w:shd w:val="clear" w:color="auto" w:fill="auto"/>
            <w:noWrap/>
            <w:vAlign w:val="bottom"/>
            <w:hideMark/>
          </w:tcPr>
          <w:p w14:paraId="0A405264" w14:textId="77777777" w:rsidR="00FB508D" w:rsidRPr="00675B6E" w:rsidRDefault="00FB508D" w:rsidP="00675B6E">
            <w:pPr>
              <w:spacing w:after="0" w:line="240" w:lineRule="auto"/>
              <w:rPr>
                <w:rFonts w:ascii="Calibri" w:eastAsia="Times New Roman" w:hAnsi="Calibri" w:cs="Calibri"/>
                <w:color w:val="000000"/>
              </w:rPr>
            </w:pPr>
          </w:p>
        </w:tc>
        <w:tc>
          <w:tcPr>
            <w:tcW w:w="1667" w:type="pct"/>
            <w:vMerge/>
            <w:tcBorders>
              <w:left w:val="nil"/>
              <w:right w:val="nil"/>
            </w:tcBorders>
            <w:shd w:val="clear" w:color="auto" w:fill="auto"/>
            <w:vAlign w:val="center"/>
            <w:hideMark/>
          </w:tcPr>
          <w:p w14:paraId="60A57DD9" w14:textId="62B3354D" w:rsidR="00FB508D" w:rsidRPr="00675B6E" w:rsidRDefault="00FB508D" w:rsidP="00675B6E">
            <w:pPr>
              <w:spacing w:after="0" w:line="240" w:lineRule="auto"/>
              <w:rPr>
                <w:rFonts w:ascii="Calibri" w:eastAsia="Times New Roman" w:hAnsi="Calibri" w:cs="Calibri"/>
                <w:color w:val="000000"/>
              </w:rPr>
            </w:pPr>
          </w:p>
        </w:tc>
      </w:tr>
      <w:tr w:rsidR="00FB508D" w:rsidRPr="00675B6E" w14:paraId="7559D5B3" w14:textId="77777777" w:rsidTr="00AD1D02">
        <w:trPr>
          <w:trHeight w:val="900"/>
        </w:trPr>
        <w:tc>
          <w:tcPr>
            <w:tcW w:w="660" w:type="pct"/>
            <w:tcBorders>
              <w:top w:val="nil"/>
              <w:left w:val="nil"/>
              <w:bottom w:val="nil"/>
              <w:right w:val="nil"/>
            </w:tcBorders>
            <w:shd w:val="clear" w:color="auto" w:fill="auto"/>
            <w:noWrap/>
            <w:vAlign w:val="center"/>
            <w:hideMark/>
          </w:tcPr>
          <w:p w14:paraId="0C3A9BB7"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lastRenderedPageBreak/>
              <w:t>0.8 to 0.9</w:t>
            </w:r>
          </w:p>
        </w:tc>
        <w:tc>
          <w:tcPr>
            <w:tcW w:w="2569" w:type="pct"/>
            <w:tcBorders>
              <w:top w:val="nil"/>
              <w:left w:val="nil"/>
              <w:bottom w:val="nil"/>
              <w:right w:val="nil"/>
            </w:tcBorders>
            <w:shd w:val="clear" w:color="auto" w:fill="auto"/>
            <w:vAlign w:val="center"/>
            <w:hideMark/>
          </w:tcPr>
          <w:p w14:paraId="3F747793" w14:textId="69A0223F"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w:t>
            </w:r>
            <w:r>
              <w:rPr>
                <w:rFonts w:ascii="Calibri" w:eastAsia="Times New Roman" w:hAnsi="Calibri" w:cs="Calibri"/>
                <w:color w:val="000000"/>
              </w:rPr>
              <w:t>ty of the population trend esti</w:t>
            </w:r>
            <w:r w:rsidRPr="00675B6E">
              <w:rPr>
                <w:rFonts w:ascii="Calibri" w:eastAsia="Times New Roman" w:hAnsi="Calibri" w:cs="Calibri"/>
                <w:color w:val="000000"/>
              </w:rPr>
              <w:t>m</w:t>
            </w:r>
            <w:r>
              <w:rPr>
                <w:rFonts w:ascii="Calibri" w:eastAsia="Times New Roman" w:hAnsi="Calibri" w:cs="Calibri"/>
                <w:color w:val="000000"/>
              </w:rPr>
              <w:t>a</w:t>
            </w:r>
            <w:r w:rsidRPr="00675B6E">
              <w:rPr>
                <w:rFonts w:ascii="Calibri" w:eastAsia="Times New Roman" w:hAnsi="Calibri" w:cs="Calibri"/>
                <w:color w:val="000000"/>
              </w:rPr>
              <w:t>te bias is greater than 0.8 but less than or equal to 0.9.</w:t>
            </w:r>
          </w:p>
        </w:tc>
        <w:tc>
          <w:tcPr>
            <w:tcW w:w="104" w:type="pct"/>
            <w:tcBorders>
              <w:top w:val="nil"/>
              <w:left w:val="nil"/>
              <w:bottom w:val="nil"/>
              <w:right w:val="nil"/>
            </w:tcBorders>
            <w:shd w:val="clear" w:color="auto" w:fill="auto"/>
            <w:noWrap/>
            <w:vAlign w:val="bottom"/>
            <w:hideMark/>
          </w:tcPr>
          <w:p w14:paraId="721C0FCD" w14:textId="77777777" w:rsidR="00FB508D" w:rsidRPr="00675B6E" w:rsidRDefault="00FB508D" w:rsidP="00675B6E">
            <w:pPr>
              <w:spacing w:after="0" w:line="240" w:lineRule="auto"/>
              <w:rPr>
                <w:rFonts w:ascii="Calibri" w:eastAsia="Times New Roman" w:hAnsi="Calibri" w:cs="Calibri"/>
                <w:color w:val="000000"/>
              </w:rPr>
            </w:pPr>
          </w:p>
        </w:tc>
        <w:tc>
          <w:tcPr>
            <w:tcW w:w="1667" w:type="pct"/>
            <w:vMerge/>
            <w:tcBorders>
              <w:left w:val="nil"/>
              <w:bottom w:val="nil"/>
              <w:right w:val="nil"/>
            </w:tcBorders>
            <w:shd w:val="clear" w:color="auto" w:fill="auto"/>
            <w:vAlign w:val="center"/>
            <w:hideMark/>
          </w:tcPr>
          <w:p w14:paraId="39971DAA" w14:textId="6F65B240" w:rsidR="00FB508D" w:rsidRPr="00675B6E" w:rsidRDefault="00FB508D" w:rsidP="00675B6E">
            <w:pPr>
              <w:spacing w:after="0" w:line="240" w:lineRule="auto"/>
              <w:rPr>
                <w:rFonts w:ascii="Calibri" w:eastAsia="Times New Roman" w:hAnsi="Calibri" w:cs="Calibri"/>
                <w:color w:val="000000"/>
              </w:rPr>
            </w:pPr>
          </w:p>
        </w:tc>
      </w:tr>
      <w:tr w:rsidR="00675B6E" w:rsidRPr="00675B6E" w14:paraId="4A641FA9" w14:textId="77777777" w:rsidTr="004B5C27">
        <w:trPr>
          <w:trHeight w:val="900"/>
        </w:trPr>
        <w:tc>
          <w:tcPr>
            <w:tcW w:w="660" w:type="pct"/>
            <w:tcBorders>
              <w:top w:val="nil"/>
              <w:left w:val="nil"/>
              <w:bottom w:val="nil"/>
              <w:right w:val="nil"/>
            </w:tcBorders>
            <w:shd w:val="clear" w:color="auto" w:fill="auto"/>
            <w:noWrap/>
            <w:vAlign w:val="center"/>
            <w:hideMark/>
          </w:tcPr>
          <w:p w14:paraId="12683728" w14:textId="77777777" w:rsidR="00675B6E" w:rsidRPr="00675B6E" w:rsidRDefault="00675B6E"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0.9 to 1</w:t>
            </w:r>
          </w:p>
        </w:tc>
        <w:tc>
          <w:tcPr>
            <w:tcW w:w="2569" w:type="pct"/>
            <w:tcBorders>
              <w:top w:val="nil"/>
              <w:left w:val="nil"/>
              <w:bottom w:val="nil"/>
              <w:right w:val="nil"/>
            </w:tcBorders>
            <w:shd w:val="clear" w:color="auto" w:fill="auto"/>
            <w:vAlign w:val="center"/>
            <w:hideMark/>
          </w:tcPr>
          <w:p w14:paraId="4318A836" w14:textId="42010778" w:rsidR="00675B6E" w:rsidRPr="00675B6E" w:rsidRDefault="00675B6E"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w:t>
            </w:r>
            <w:r w:rsidR="004B5C27">
              <w:rPr>
                <w:rFonts w:ascii="Calibri" w:eastAsia="Times New Roman" w:hAnsi="Calibri" w:cs="Calibri"/>
                <w:color w:val="000000"/>
              </w:rPr>
              <w:t>ty of the population trend esti</w:t>
            </w:r>
            <w:r w:rsidRPr="00675B6E">
              <w:rPr>
                <w:rFonts w:ascii="Calibri" w:eastAsia="Times New Roman" w:hAnsi="Calibri" w:cs="Calibri"/>
                <w:color w:val="000000"/>
              </w:rPr>
              <w:t>m</w:t>
            </w:r>
            <w:r w:rsidR="004B5C27">
              <w:rPr>
                <w:rFonts w:ascii="Calibri" w:eastAsia="Times New Roman" w:hAnsi="Calibri" w:cs="Calibri"/>
                <w:color w:val="000000"/>
              </w:rPr>
              <w:t>a</w:t>
            </w:r>
            <w:r w:rsidRPr="00675B6E">
              <w:rPr>
                <w:rFonts w:ascii="Calibri" w:eastAsia="Times New Roman" w:hAnsi="Calibri" w:cs="Calibri"/>
                <w:color w:val="000000"/>
              </w:rPr>
              <w:t>te bias is greater than 0.9 but less than or equal to 1.</w:t>
            </w:r>
          </w:p>
        </w:tc>
        <w:tc>
          <w:tcPr>
            <w:tcW w:w="104" w:type="pct"/>
            <w:tcBorders>
              <w:top w:val="nil"/>
              <w:left w:val="nil"/>
              <w:bottom w:val="nil"/>
              <w:right w:val="nil"/>
            </w:tcBorders>
            <w:shd w:val="clear" w:color="auto" w:fill="auto"/>
            <w:noWrap/>
            <w:vAlign w:val="bottom"/>
            <w:hideMark/>
          </w:tcPr>
          <w:p w14:paraId="23F9FFAD" w14:textId="77777777" w:rsidR="00675B6E" w:rsidRPr="00675B6E" w:rsidRDefault="00675B6E" w:rsidP="00675B6E">
            <w:pPr>
              <w:spacing w:after="0" w:line="240" w:lineRule="auto"/>
              <w:rPr>
                <w:rFonts w:ascii="Calibri" w:eastAsia="Times New Roman" w:hAnsi="Calibri" w:cs="Calibri"/>
                <w:color w:val="000000"/>
              </w:rPr>
            </w:pPr>
          </w:p>
        </w:tc>
        <w:tc>
          <w:tcPr>
            <w:tcW w:w="1667" w:type="pct"/>
            <w:tcBorders>
              <w:top w:val="nil"/>
              <w:left w:val="nil"/>
              <w:bottom w:val="nil"/>
              <w:right w:val="nil"/>
            </w:tcBorders>
            <w:shd w:val="clear" w:color="auto" w:fill="auto"/>
            <w:vAlign w:val="center"/>
            <w:hideMark/>
          </w:tcPr>
          <w:p w14:paraId="48D26471" w14:textId="0B82569A" w:rsidR="00675B6E" w:rsidRPr="00675B6E" w:rsidRDefault="001A5DD0" w:rsidP="00675B6E">
            <w:pPr>
              <w:spacing w:after="0" w:line="240" w:lineRule="auto"/>
              <w:rPr>
                <w:rFonts w:ascii="Calibri" w:eastAsia="Times New Roman" w:hAnsi="Calibri" w:cs="Calibri"/>
                <w:color w:val="000000"/>
              </w:rPr>
            </w:pPr>
            <w:r>
              <w:rPr>
                <w:rFonts w:ascii="Calibri" w:eastAsia="Times New Roman" w:hAnsi="Calibri" w:cs="Calibri"/>
                <w:color w:val="000000"/>
              </w:rPr>
              <w:t>Population trend estimates are not accurate</w:t>
            </w:r>
            <w:r w:rsidRPr="001948E0">
              <w:rPr>
                <w:rFonts w:ascii="Calibri" w:eastAsia="Times New Roman" w:hAnsi="Calibri" w:cs="Calibri"/>
                <w:color w:val="000000"/>
              </w:rPr>
              <w:t>.</w:t>
            </w:r>
          </w:p>
        </w:tc>
      </w:tr>
    </w:tbl>
    <w:p w14:paraId="32F881AE" w14:textId="0293D0A6" w:rsidR="006640CE" w:rsidRDefault="006640CE" w:rsidP="00DF6235">
      <w:pPr>
        <w:spacing w:after="0"/>
        <w:rPr>
          <w:rFonts w:ascii="Times New Roman" w:hAnsi="Times New Roman" w:cs="Times New Roman"/>
        </w:rPr>
      </w:pPr>
    </w:p>
    <w:p w14:paraId="7BB81B03" w14:textId="3EE9CDD2" w:rsidR="006640CE" w:rsidRDefault="006640CE" w:rsidP="00DF6235">
      <w:pPr>
        <w:spacing w:after="0"/>
        <w:rPr>
          <w:rFonts w:ascii="Times New Roman" w:hAnsi="Times New Roman" w:cs="Times New Roman"/>
        </w:rPr>
      </w:pPr>
    </w:p>
    <w:p w14:paraId="2A89D22C" w14:textId="77777777" w:rsidR="006640CE" w:rsidRDefault="006640CE" w:rsidP="006640CE">
      <w:pPr>
        <w:pageBreakBefore/>
        <w:spacing w:after="0"/>
        <w:rPr>
          <w:rFonts w:ascii="Times New Roman" w:hAnsi="Times New Roman" w:cs="Times New Roman"/>
        </w:rPr>
      </w:pPr>
    </w:p>
    <w:p w14:paraId="1FDCFEB4" w14:textId="0AF6CD2C" w:rsidR="006640CE" w:rsidRDefault="006640CE" w:rsidP="00DF6235">
      <w:pPr>
        <w:spacing w:after="0"/>
        <w:rPr>
          <w:rFonts w:ascii="Times New Roman" w:hAnsi="Times New Roman" w:cs="Times New Roman"/>
        </w:rPr>
      </w:pPr>
      <w:r>
        <w:rPr>
          <w:rFonts w:ascii="Times New Roman" w:hAnsi="Times New Roman" w:cs="Times New Roman"/>
        </w:rPr>
        <w:t>Table 17.</w:t>
      </w:r>
      <w:r w:rsidR="00F55C59">
        <w:rPr>
          <w:rFonts w:ascii="Times New Roman" w:hAnsi="Times New Roman" w:cs="Times New Roman"/>
        </w:rPr>
        <w:t xml:space="preserve"> Description of the states of the Precision: Population Trend nature node.  </w:t>
      </w:r>
    </w:p>
    <w:tbl>
      <w:tblPr>
        <w:tblW w:w="5000" w:type="pct"/>
        <w:tblLook w:val="04A0" w:firstRow="1" w:lastRow="0" w:firstColumn="1" w:lastColumn="0" w:noHBand="0" w:noVBand="1"/>
      </w:tblPr>
      <w:tblGrid>
        <w:gridCol w:w="1890"/>
        <w:gridCol w:w="6659"/>
        <w:gridCol w:w="272"/>
        <w:gridCol w:w="4139"/>
      </w:tblGrid>
      <w:tr w:rsidR="00675B6E" w:rsidRPr="00675B6E" w14:paraId="6204D0B1" w14:textId="77777777" w:rsidTr="007F7A46">
        <w:trPr>
          <w:trHeight w:val="315"/>
        </w:trPr>
        <w:tc>
          <w:tcPr>
            <w:tcW w:w="5000" w:type="pct"/>
            <w:gridSpan w:val="4"/>
            <w:tcBorders>
              <w:top w:val="single" w:sz="4" w:space="0" w:color="auto"/>
              <w:left w:val="nil"/>
              <w:bottom w:val="single" w:sz="4" w:space="0" w:color="auto"/>
              <w:right w:val="nil"/>
            </w:tcBorders>
            <w:shd w:val="clear" w:color="000000" w:fill="E7E6E6"/>
            <w:noWrap/>
            <w:vAlign w:val="bottom"/>
            <w:hideMark/>
          </w:tcPr>
          <w:p w14:paraId="11FE40B3" w14:textId="77777777" w:rsidR="00675B6E" w:rsidRPr="00675B6E" w:rsidRDefault="00675B6E" w:rsidP="00675B6E">
            <w:pPr>
              <w:spacing w:after="0" w:line="240" w:lineRule="auto"/>
              <w:jc w:val="center"/>
              <w:rPr>
                <w:rFonts w:ascii="Calibri" w:eastAsia="Times New Roman" w:hAnsi="Calibri" w:cs="Calibri"/>
                <w:b/>
                <w:bCs/>
                <w:i/>
                <w:iCs/>
                <w:color w:val="000000"/>
                <w:sz w:val="24"/>
                <w:szCs w:val="24"/>
              </w:rPr>
            </w:pPr>
            <w:r w:rsidRPr="00675B6E">
              <w:rPr>
                <w:rFonts w:ascii="Calibri" w:eastAsia="Times New Roman" w:hAnsi="Calibri" w:cs="Calibri"/>
                <w:b/>
                <w:bCs/>
                <w:i/>
                <w:iCs/>
                <w:color w:val="000000"/>
                <w:sz w:val="24"/>
                <w:szCs w:val="24"/>
              </w:rPr>
              <w:t>Precision: Population Trend</w:t>
            </w:r>
          </w:p>
        </w:tc>
      </w:tr>
      <w:tr w:rsidR="00675B6E" w:rsidRPr="00675B6E" w14:paraId="2ED66B99" w14:textId="77777777" w:rsidTr="007F7A46">
        <w:trPr>
          <w:trHeight w:val="300"/>
        </w:trPr>
        <w:tc>
          <w:tcPr>
            <w:tcW w:w="729" w:type="pct"/>
            <w:tcBorders>
              <w:top w:val="nil"/>
              <w:left w:val="nil"/>
              <w:bottom w:val="single" w:sz="4" w:space="0" w:color="auto"/>
              <w:right w:val="nil"/>
            </w:tcBorders>
            <w:shd w:val="clear" w:color="auto" w:fill="auto"/>
            <w:noWrap/>
            <w:vAlign w:val="bottom"/>
            <w:hideMark/>
          </w:tcPr>
          <w:p w14:paraId="6DC702F2" w14:textId="77777777" w:rsidR="00675B6E" w:rsidRPr="00675B6E" w:rsidRDefault="00675B6E" w:rsidP="00675B6E">
            <w:pPr>
              <w:spacing w:after="0" w:line="240" w:lineRule="auto"/>
              <w:jc w:val="center"/>
              <w:rPr>
                <w:rFonts w:ascii="Calibri" w:eastAsia="Times New Roman" w:hAnsi="Calibri" w:cs="Calibri"/>
                <w:b/>
                <w:bCs/>
                <w:color w:val="000000"/>
              </w:rPr>
            </w:pPr>
            <w:r w:rsidRPr="00675B6E">
              <w:rPr>
                <w:rFonts w:ascii="Calibri" w:eastAsia="Times New Roman" w:hAnsi="Calibri" w:cs="Calibri"/>
                <w:b/>
                <w:bCs/>
                <w:color w:val="000000"/>
              </w:rPr>
              <w:t>States</w:t>
            </w:r>
          </w:p>
        </w:tc>
        <w:tc>
          <w:tcPr>
            <w:tcW w:w="2569" w:type="pct"/>
            <w:tcBorders>
              <w:top w:val="nil"/>
              <w:left w:val="nil"/>
              <w:bottom w:val="single" w:sz="4" w:space="0" w:color="auto"/>
              <w:right w:val="nil"/>
            </w:tcBorders>
            <w:shd w:val="clear" w:color="auto" w:fill="auto"/>
            <w:noWrap/>
            <w:vAlign w:val="bottom"/>
            <w:hideMark/>
          </w:tcPr>
          <w:p w14:paraId="06C8E64B" w14:textId="77777777" w:rsidR="00675B6E" w:rsidRPr="00675B6E" w:rsidRDefault="00675B6E" w:rsidP="00675B6E">
            <w:pPr>
              <w:spacing w:after="0" w:line="240" w:lineRule="auto"/>
              <w:jc w:val="center"/>
              <w:rPr>
                <w:rFonts w:ascii="Calibri" w:eastAsia="Times New Roman" w:hAnsi="Calibri" w:cs="Calibri"/>
                <w:b/>
                <w:bCs/>
                <w:color w:val="000000"/>
              </w:rPr>
            </w:pPr>
            <w:r w:rsidRPr="00675B6E">
              <w:rPr>
                <w:rFonts w:ascii="Calibri" w:eastAsia="Times New Roman" w:hAnsi="Calibri" w:cs="Calibri"/>
                <w:b/>
                <w:bCs/>
                <w:color w:val="000000"/>
              </w:rPr>
              <w:t>Definitions</w:t>
            </w:r>
          </w:p>
        </w:tc>
        <w:tc>
          <w:tcPr>
            <w:tcW w:w="105" w:type="pct"/>
            <w:tcBorders>
              <w:top w:val="nil"/>
              <w:left w:val="nil"/>
              <w:bottom w:val="single" w:sz="4" w:space="0" w:color="auto"/>
              <w:right w:val="nil"/>
            </w:tcBorders>
            <w:shd w:val="clear" w:color="auto" w:fill="auto"/>
            <w:noWrap/>
            <w:vAlign w:val="bottom"/>
            <w:hideMark/>
          </w:tcPr>
          <w:p w14:paraId="64377FC5" w14:textId="77777777" w:rsidR="00675B6E" w:rsidRPr="00675B6E" w:rsidRDefault="00675B6E" w:rsidP="00675B6E">
            <w:pPr>
              <w:spacing w:after="0" w:line="240" w:lineRule="auto"/>
              <w:jc w:val="center"/>
              <w:rPr>
                <w:rFonts w:ascii="Calibri" w:eastAsia="Times New Roman" w:hAnsi="Calibri" w:cs="Calibri"/>
                <w:b/>
                <w:bCs/>
                <w:color w:val="000000"/>
              </w:rPr>
            </w:pPr>
            <w:r w:rsidRPr="00675B6E">
              <w:rPr>
                <w:rFonts w:ascii="Calibri" w:eastAsia="Times New Roman" w:hAnsi="Calibri" w:cs="Calibri"/>
                <w:b/>
                <w:bCs/>
                <w:color w:val="000000"/>
              </w:rPr>
              <w:t> </w:t>
            </w:r>
          </w:p>
        </w:tc>
        <w:tc>
          <w:tcPr>
            <w:tcW w:w="1597" w:type="pct"/>
            <w:tcBorders>
              <w:top w:val="nil"/>
              <w:left w:val="nil"/>
              <w:bottom w:val="single" w:sz="4" w:space="0" w:color="auto"/>
              <w:right w:val="nil"/>
            </w:tcBorders>
            <w:shd w:val="clear" w:color="auto" w:fill="auto"/>
            <w:noWrap/>
            <w:vAlign w:val="bottom"/>
            <w:hideMark/>
          </w:tcPr>
          <w:p w14:paraId="402D8F12" w14:textId="77777777" w:rsidR="00675B6E" w:rsidRPr="00675B6E" w:rsidRDefault="00675B6E" w:rsidP="00675B6E">
            <w:pPr>
              <w:spacing w:after="0" w:line="240" w:lineRule="auto"/>
              <w:jc w:val="center"/>
              <w:rPr>
                <w:rFonts w:ascii="Calibri" w:eastAsia="Times New Roman" w:hAnsi="Calibri" w:cs="Calibri"/>
                <w:b/>
                <w:bCs/>
                <w:color w:val="000000"/>
              </w:rPr>
            </w:pPr>
            <w:r w:rsidRPr="00675B6E">
              <w:rPr>
                <w:rFonts w:ascii="Calibri" w:eastAsia="Times New Roman" w:hAnsi="Calibri" w:cs="Calibri"/>
                <w:b/>
                <w:bCs/>
                <w:color w:val="000000"/>
              </w:rPr>
              <w:t>Justifications</w:t>
            </w:r>
          </w:p>
        </w:tc>
      </w:tr>
      <w:tr w:rsidR="00675B6E" w:rsidRPr="00675B6E" w14:paraId="393A8865" w14:textId="77777777" w:rsidTr="007F7A46">
        <w:trPr>
          <w:trHeight w:val="1500"/>
        </w:trPr>
        <w:tc>
          <w:tcPr>
            <w:tcW w:w="729" w:type="pct"/>
            <w:tcBorders>
              <w:top w:val="nil"/>
              <w:left w:val="nil"/>
              <w:bottom w:val="nil"/>
              <w:right w:val="nil"/>
            </w:tcBorders>
            <w:shd w:val="clear" w:color="auto" w:fill="auto"/>
            <w:noWrap/>
            <w:vAlign w:val="center"/>
            <w:hideMark/>
          </w:tcPr>
          <w:p w14:paraId="72EAA00D" w14:textId="77777777" w:rsidR="00675B6E" w:rsidRPr="00675B6E" w:rsidRDefault="00675B6E"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 to 0.1</w:t>
            </w:r>
          </w:p>
        </w:tc>
        <w:tc>
          <w:tcPr>
            <w:tcW w:w="2569" w:type="pct"/>
            <w:tcBorders>
              <w:top w:val="nil"/>
              <w:left w:val="nil"/>
              <w:bottom w:val="nil"/>
              <w:right w:val="nil"/>
            </w:tcBorders>
            <w:shd w:val="clear" w:color="auto" w:fill="auto"/>
            <w:vAlign w:val="center"/>
            <w:hideMark/>
          </w:tcPr>
          <w:p w14:paraId="2E0AF9E6" w14:textId="60A08CCA" w:rsidR="00675B6E" w:rsidRPr="00675B6E" w:rsidRDefault="00675B6E" w:rsidP="007F7A46">
            <w:pPr>
              <w:spacing w:after="0" w:line="240" w:lineRule="auto"/>
              <w:rPr>
                <w:rFonts w:ascii="Calibri" w:eastAsia="Times New Roman" w:hAnsi="Calibri" w:cs="Calibri"/>
                <w:color w:val="000000"/>
              </w:rPr>
            </w:pPr>
            <w:r w:rsidRPr="00675B6E">
              <w:rPr>
                <w:rFonts w:ascii="Calibri" w:eastAsia="Times New Roman" w:hAnsi="Calibri" w:cs="Calibri"/>
                <w:color w:val="000000"/>
              </w:rPr>
              <w:t>The utility of the population trend estimate precision is less than or equal to 0.1 (and greater than or equal to 0), i.e.</w:t>
            </w:r>
            <w:proofErr w:type="gramStart"/>
            <w:r w:rsidRPr="00675B6E">
              <w:rPr>
                <w:rFonts w:ascii="Calibri" w:eastAsia="Times New Roman" w:hAnsi="Calibri" w:cs="Calibri"/>
                <w:color w:val="000000"/>
              </w:rPr>
              <w:t xml:space="preserve">, </w:t>
            </w:r>
            <w:proofErr w:type="gramEnd"/>
            <w:r w:rsidR="007F7A46" w:rsidRPr="007F7A46">
              <w:rPr>
                <w:position w:val="-14"/>
              </w:rPr>
              <w:object w:dxaOrig="2060" w:dyaOrig="380" w14:anchorId="2D898594">
                <v:shape id="_x0000_i1056" type="#_x0000_t75" style="width:102.85pt;height:18.95pt" o:ole="">
                  <v:imagedata r:id="rId70" o:title=""/>
                </v:shape>
                <o:OLEObject Type="Embed" ProgID="Equation.DSMT4" ShapeID="_x0000_i1056" DrawAspect="Content" ObjectID="_1590479853" r:id="rId71"/>
              </w:object>
            </w:r>
            <w:r w:rsidRPr="00675B6E">
              <w:rPr>
                <w:rFonts w:ascii="Calibri" w:eastAsia="Times New Roman" w:hAnsi="Calibri" w:cs="Calibri"/>
                <w:color w:val="000000"/>
              </w:rPr>
              <w:t xml:space="preserve">, where </w:t>
            </w:r>
            <w:r w:rsidR="007F7A46" w:rsidRPr="007F7A46">
              <w:rPr>
                <w:position w:val="-6"/>
              </w:rPr>
              <w:object w:dxaOrig="200" w:dyaOrig="220" w14:anchorId="1E181ACB">
                <v:shape id="_x0000_i1057" type="#_x0000_t75" style="width:9.75pt;height:11.35pt" o:ole="">
                  <v:imagedata r:id="rId72" o:title=""/>
                </v:shape>
                <o:OLEObject Type="Embed" ProgID="Equation.DSMT4" ShapeID="_x0000_i1057" DrawAspect="Content" ObjectID="_1590479854" r:id="rId73"/>
              </w:object>
            </w:r>
            <w:r w:rsidRPr="00675B6E">
              <w:rPr>
                <w:rFonts w:ascii="Calibri" w:eastAsia="Times New Roman" w:hAnsi="Calibri" w:cs="Calibri"/>
                <w:color w:val="000000"/>
              </w:rPr>
              <w:t xml:space="preserve"> is the coefficient of variation of the trend estimate, or </w:t>
            </w:r>
            <w:r w:rsidR="007F7A46" w:rsidRPr="007F7A46">
              <w:rPr>
                <w:position w:val="-28"/>
              </w:rPr>
              <w:object w:dxaOrig="1359" w:dyaOrig="660" w14:anchorId="411DB6BD">
                <v:shape id="_x0000_i1058" type="#_x0000_t75" style="width:67.65pt;height:33pt" o:ole="">
                  <v:imagedata r:id="rId74" o:title=""/>
                </v:shape>
                <o:OLEObject Type="Embed" ProgID="Equation.DSMT4" ShapeID="_x0000_i1058" DrawAspect="Content" ObjectID="_1590479855" r:id="rId75"/>
              </w:object>
            </w:r>
            <w:r w:rsidRPr="00675B6E">
              <w:rPr>
                <w:rFonts w:ascii="Calibri" w:eastAsia="Times New Roman" w:hAnsi="Calibri" w:cs="Calibri"/>
                <w:color w:val="000000"/>
              </w:rPr>
              <w:t xml:space="preserve">. </w:t>
            </w:r>
          </w:p>
        </w:tc>
        <w:tc>
          <w:tcPr>
            <w:tcW w:w="105" w:type="pct"/>
            <w:tcBorders>
              <w:top w:val="nil"/>
              <w:left w:val="nil"/>
              <w:bottom w:val="nil"/>
              <w:right w:val="nil"/>
            </w:tcBorders>
            <w:shd w:val="clear" w:color="auto" w:fill="auto"/>
            <w:vAlign w:val="center"/>
            <w:hideMark/>
          </w:tcPr>
          <w:p w14:paraId="7621CB09" w14:textId="77777777" w:rsidR="00675B6E" w:rsidRPr="00675B6E" w:rsidRDefault="00675B6E" w:rsidP="00675B6E">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09771A59" w14:textId="47339AA0" w:rsidR="00675B6E" w:rsidRPr="00675B6E" w:rsidRDefault="001A5DD0" w:rsidP="00675B6E">
            <w:pPr>
              <w:spacing w:after="0" w:line="240" w:lineRule="auto"/>
              <w:rPr>
                <w:rFonts w:ascii="Calibri" w:eastAsia="Times New Roman" w:hAnsi="Calibri" w:cs="Calibri"/>
                <w:color w:val="000000"/>
              </w:rPr>
            </w:pPr>
            <w:r>
              <w:rPr>
                <w:rFonts w:ascii="Calibri" w:eastAsia="Times New Roman" w:hAnsi="Calibri" w:cs="Calibri"/>
                <w:color w:val="000000"/>
              </w:rPr>
              <w:t>Population trend estimates are highly precise</w:t>
            </w:r>
            <w:r w:rsidRPr="001948E0">
              <w:rPr>
                <w:rFonts w:ascii="Calibri" w:eastAsia="Times New Roman" w:hAnsi="Calibri" w:cs="Calibri"/>
                <w:color w:val="000000"/>
              </w:rPr>
              <w:t>.</w:t>
            </w:r>
          </w:p>
        </w:tc>
      </w:tr>
      <w:tr w:rsidR="00FB508D" w:rsidRPr="00675B6E" w14:paraId="043A7FED" w14:textId="77777777" w:rsidTr="00AD1D02">
        <w:trPr>
          <w:trHeight w:val="900"/>
        </w:trPr>
        <w:tc>
          <w:tcPr>
            <w:tcW w:w="729" w:type="pct"/>
            <w:tcBorders>
              <w:top w:val="nil"/>
              <w:left w:val="nil"/>
              <w:bottom w:val="nil"/>
              <w:right w:val="nil"/>
            </w:tcBorders>
            <w:shd w:val="clear" w:color="auto" w:fill="auto"/>
            <w:noWrap/>
            <w:vAlign w:val="center"/>
            <w:hideMark/>
          </w:tcPr>
          <w:p w14:paraId="158F7026"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0.1 to 0.2</w:t>
            </w:r>
          </w:p>
        </w:tc>
        <w:tc>
          <w:tcPr>
            <w:tcW w:w="2569" w:type="pct"/>
            <w:tcBorders>
              <w:top w:val="nil"/>
              <w:left w:val="nil"/>
              <w:bottom w:val="nil"/>
              <w:right w:val="nil"/>
            </w:tcBorders>
            <w:shd w:val="clear" w:color="auto" w:fill="auto"/>
            <w:vAlign w:val="center"/>
            <w:hideMark/>
          </w:tcPr>
          <w:p w14:paraId="3ACE1309" w14:textId="44B9F54A" w:rsidR="00FB508D" w:rsidRPr="00675B6E" w:rsidRDefault="00FB508D" w:rsidP="00675B6E">
            <w:pPr>
              <w:spacing w:after="0" w:line="240" w:lineRule="auto"/>
              <w:rPr>
                <w:rFonts w:ascii="Calibri" w:eastAsia="Times New Roman" w:hAnsi="Calibri" w:cs="Calibri"/>
                <w:color w:val="000000"/>
              </w:rPr>
            </w:pPr>
            <w:r>
              <w:rPr>
                <w:rFonts w:ascii="Calibri" w:eastAsia="Times New Roman" w:hAnsi="Calibri" w:cs="Calibri"/>
                <w:color w:val="000000"/>
              </w:rPr>
              <w:t xml:space="preserve">The utility of the population </w:t>
            </w:r>
            <w:r w:rsidRPr="00675B6E">
              <w:rPr>
                <w:rFonts w:ascii="Calibri" w:eastAsia="Times New Roman" w:hAnsi="Calibri" w:cs="Calibri"/>
                <w:color w:val="000000"/>
              </w:rPr>
              <w:t>trend estimate precision is greater than 0.1 but less than or equal to 0.2.</w:t>
            </w:r>
          </w:p>
        </w:tc>
        <w:tc>
          <w:tcPr>
            <w:tcW w:w="105" w:type="pct"/>
            <w:tcBorders>
              <w:top w:val="nil"/>
              <w:left w:val="nil"/>
              <w:bottom w:val="nil"/>
              <w:right w:val="nil"/>
            </w:tcBorders>
            <w:shd w:val="clear" w:color="auto" w:fill="auto"/>
            <w:vAlign w:val="center"/>
            <w:hideMark/>
          </w:tcPr>
          <w:p w14:paraId="0EBD00B6" w14:textId="77777777" w:rsidR="00FB508D" w:rsidRPr="00675B6E" w:rsidRDefault="00FB508D" w:rsidP="00675B6E">
            <w:pPr>
              <w:spacing w:after="0" w:line="240" w:lineRule="auto"/>
              <w:rPr>
                <w:rFonts w:ascii="Calibri" w:eastAsia="Times New Roman" w:hAnsi="Calibri" w:cs="Calibri"/>
                <w:color w:val="000000"/>
              </w:rPr>
            </w:pPr>
          </w:p>
        </w:tc>
        <w:tc>
          <w:tcPr>
            <w:tcW w:w="1597" w:type="pct"/>
            <w:vMerge w:val="restart"/>
            <w:tcBorders>
              <w:top w:val="nil"/>
              <w:left w:val="nil"/>
              <w:right w:val="nil"/>
            </w:tcBorders>
            <w:shd w:val="clear" w:color="auto" w:fill="auto"/>
            <w:vAlign w:val="center"/>
            <w:hideMark/>
          </w:tcPr>
          <w:p w14:paraId="03D101B0" w14:textId="52708F37" w:rsidR="00FB508D" w:rsidRPr="00675B6E" w:rsidRDefault="008378BF" w:rsidP="00675B6E">
            <w:pPr>
              <w:spacing w:after="0" w:line="240" w:lineRule="auto"/>
              <w:rPr>
                <w:rFonts w:ascii="Calibri" w:eastAsia="Times New Roman" w:hAnsi="Calibri" w:cs="Calibri"/>
                <w:color w:val="000000"/>
              </w:rPr>
            </w:pPr>
            <w:r>
              <w:rPr>
                <w:rFonts w:ascii="Calibri" w:eastAsia="Times New Roman" w:hAnsi="Calibri" w:cs="Calibri"/>
                <w:color w:val="000000"/>
              </w:rPr>
              <w:t>For the monitoring programs and uncertainties considered, all population trend precision ranges are possible.</w:t>
            </w:r>
          </w:p>
        </w:tc>
      </w:tr>
      <w:tr w:rsidR="00FB508D" w:rsidRPr="00675B6E" w14:paraId="0EBFF8C6" w14:textId="77777777" w:rsidTr="00AD1D02">
        <w:trPr>
          <w:trHeight w:val="900"/>
        </w:trPr>
        <w:tc>
          <w:tcPr>
            <w:tcW w:w="729" w:type="pct"/>
            <w:tcBorders>
              <w:top w:val="nil"/>
              <w:left w:val="nil"/>
              <w:bottom w:val="nil"/>
              <w:right w:val="nil"/>
            </w:tcBorders>
            <w:shd w:val="clear" w:color="auto" w:fill="auto"/>
            <w:noWrap/>
            <w:vAlign w:val="center"/>
            <w:hideMark/>
          </w:tcPr>
          <w:p w14:paraId="534A6969"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0.2 to 0.3</w:t>
            </w:r>
          </w:p>
        </w:tc>
        <w:tc>
          <w:tcPr>
            <w:tcW w:w="2569" w:type="pct"/>
            <w:tcBorders>
              <w:top w:val="nil"/>
              <w:left w:val="nil"/>
              <w:bottom w:val="nil"/>
              <w:right w:val="nil"/>
            </w:tcBorders>
            <w:shd w:val="clear" w:color="auto" w:fill="auto"/>
            <w:vAlign w:val="center"/>
            <w:hideMark/>
          </w:tcPr>
          <w:p w14:paraId="68BAB177" w14:textId="646130D3"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w:t>
            </w:r>
            <w:r>
              <w:rPr>
                <w:rFonts w:ascii="Calibri" w:eastAsia="Times New Roman" w:hAnsi="Calibri" w:cs="Calibri"/>
                <w:color w:val="000000"/>
              </w:rPr>
              <w:t xml:space="preserve">population </w:t>
            </w:r>
            <w:r w:rsidRPr="00675B6E">
              <w:rPr>
                <w:rFonts w:ascii="Calibri" w:eastAsia="Times New Roman" w:hAnsi="Calibri" w:cs="Calibri"/>
                <w:color w:val="000000"/>
              </w:rPr>
              <w:t>trend estimate precision is greater than 0.2 but less than or equal to 0.3.</w:t>
            </w:r>
          </w:p>
        </w:tc>
        <w:tc>
          <w:tcPr>
            <w:tcW w:w="105" w:type="pct"/>
            <w:tcBorders>
              <w:top w:val="nil"/>
              <w:left w:val="nil"/>
              <w:bottom w:val="nil"/>
              <w:right w:val="nil"/>
            </w:tcBorders>
            <w:shd w:val="clear" w:color="auto" w:fill="auto"/>
            <w:noWrap/>
            <w:vAlign w:val="bottom"/>
            <w:hideMark/>
          </w:tcPr>
          <w:p w14:paraId="5D3717A4" w14:textId="77777777" w:rsidR="00FB508D" w:rsidRPr="00675B6E" w:rsidRDefault="00FB508D" w:rsidP="00675B6E">
            <w:pPr>
              <w:spacing w:after="0" w:line="240" w:lineRule="auto"/>
              <w:rPr>
                <w:rFonts w:ascii="Calibri" w:eastAsia="Times New Roman" w:hAnsi="Calibri" w:cs="Calibri"/>
                <w:color w:val="000000"/>
              </w:rPr>
            </w:pPr>
          </w:p>
        </w:tc>
        <w:tc>
          <w:tcPr>
            <w:tcW w:w="1597" w:type="pct"/>
            <w:vMerge/>
            <w:tcBorders>
              <w:left w:val="nil"/>
              <w:right w:val="nil"/>
            </w:tcBorders>
            <w:shd w:val="clear" w:color="auto" w:fill="auto"/>
            <w:vAlign w:val="center"/>
            <w:hideMark/>
          </w:tcPr>
          <w:p w14:paraId="2592E09F" w14:textId="35150C89" w:rsidR="00FB508D" w:rsidRPr="00675B6E" w:rsidRDefault="00FB508D" w:rsidP="00675B6E">
            <w:pPr>
              <w:spacing w:after="0" w:line="240" w:lineRule="auto"/>
              <w:rPr>
                <w:rFonts w:ascii="Calibri" w:eastAsia="Times New Roman" w:hAnsi="Calibri" w:cs="Calibri"/>
                <w:color w:val="000000"/>
              </w:rPr>
            </w:pPr>
          </w:p>
        </w:tc>
      </w:tr>
      <w:tr w:rsidR="00FB508D" w:rsidRPr="00675B6E" w14:paraId="370B667A" w14:textId="77777777" w:rsidTr="00AD1D02">
        <w:trPr>
          <w:trHeight w:val="900"/>
        </w:trPr>
        <w:tc>
          <w:tcPr>
            <w:tcW w:w="729" w:type="pct"/>
            <w:tcBorders>
              <w:top w:val="nil"/>
              <w:left w:val="nil"/>
              <w:bottom w:val="nil"/>
              <w:right w:val="nil"/>
            </w:tcBorders>
            <w:shd w:val="clear" w:color="auto" w:fill="auto"/>
            <w:noWrap/>
            <w:vAlign w:val="center"/>
            <w:hideMark/>
          </w:tcPr>
          <w:p w14:paraId="75B78291"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0.3 to 0.4</w:t>
            </w:r>
          </w:p>
        </w:tc>
        <w:tc>
          <w:tcPr>
            <w:tcW w:w="2569" w:type="pct"/>
            <w:tcBorders>
              <w:top w:val="nil"/>
              <w:left w:val="nil"/>
              <w:bottom w:val="nil"/>
              <w:right w:val="nil"/>
            </w:tcBorders>
            <w:shd w:val="clear" w:color="auto" w:fill="auto"/>
            <w:vAlign w:val="center"/>
            <w:hideMark/>
          </w:tcPr>
          <w:p w14:paraId="1C18EF30" w14:textId="74FE39A2"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w:t>
            </w:r>
            <w:r>
              <w:rPr>
                <w:rFonts w:ascii="Calibri" w:eastAsia="Times New Roman" w:hAnsi="Calibri" w:cs="Calibri"/>
                <w:color w:val="000000"/>
              </w:rPr>
              <w:t xml:space="preserve">population </w:t>
            </w:r>
            <w:r w:rsidRPr="00675B6E">
              <w:rPr>
                <w:rFonts w:ascii="Calibri" w:eastAsia="Times New Roman" w:hAnsi="Calibri" w:cs="Calibri"/>
                <w:color w:val="000000"/>
              </w:rPr>
              <w:t>trend estimate precision is greater than 0.3 but less than or equal to 0.4.</w:t>
            </w:r>
          </w:p>
        </w:tc>
        <w:tc>
          <w:tcPr>
            <w:tcW w:w="105" w:type="pct"/>
            <w:tcBorders>
              <w:top w:val="nil"/>
              <w:left w:val="nil"/>
              <w:bottom w:val="nil"/>
              <w:right w:val="nil"/>
            </w:tcBorders>
            <w:shd w:val="clear" w:color="auto" w:fill="auto"/>
            <w:noWrap/>
            <w:vAlign w:val="bottom"/>
            <w:hideMark/>
          </w:tcPr>
          <w:p w14:paraId="039CB751" w14:textId="77777777" w:rsidR="00FB508D" w:rsidRPr="00675B6E" w:rsidRDefault="00FB508D" w:rsidP="00675B6E">
            <w:pPr>
              <w:spacing w:after="0" w:line="240" w:lineRule="auto"/>
              <w:rPr>
                <w:rFonts w:ascii="Calibri" w:eastAsia="Times New Roman" w:hAnsi="Calibri" w:cs="Calibri"/>
                <w:color w:val="000000"/>
              </w:rPr>
            </w:pPr>
          </w:p>
        </w:tc>
        <w:tc>
          <w:tcPr>
            <w:tcW w:w="1597" w:type="pct"/>
            <w:vMerge/>
            <w:tcBorders>
              <w:left w:val="nil"/>
              <w:right w:val="nil"/>
            </w:tcBorders>
            <w:shd w:val="clear" w:color="auto" w:fill="auto"/>
            <w:vAlign w:val="center"/>
            <w:hideMark/>
          </w:tcPr>
          <w:p w14:paraId="2E315EB7" w14:textId="59FF800E" w:rsidR="00FB508D" w:rsidRPr="00675B6E" w:rsidRDefault="00FB508D" w:rsidP="00675B6E">
            <w:pPr>
              <w:spacing w:after="0" w:line="240" w:lineRule="auto"/>
              <w:rPr>
                <w:rFonts w:ascii="Calibri" w:eastAsia="Times New Roman" w:hAnsi="Calibri" w:cs="Calibri"/>
                <w:color w:val="000000"/>
              </w:rPr>
            </w:pPr>
          </w:p>
        </w:tc>
      </w:tr>
      <w:tr w:rsidR="00FB508D" w:rsidRPr="00675B6E" w14:paraId="190F124B" w14:textId="77777777" w:rsidTr="00AD1D02">
        <w:trPr>
          <w:trHeight w:val="900"/>
        </w:trPr>
        <w:tc>
          <w:tcPr>
            <w:tcW w:w="729" w:type="pct"/>
            <w:tcBorders>
              <w:top w:val="nil"/>
              <w:left w:val="nil"/>
              <w:bottom w:val="nil"/>
              <w:right w:val="nil"/>
            </w:tcBorders>
            <w:shd w:val="clear" w:color="auto" w:fill="auto"/>
            <w:noWrap/>
            <w:vAlign w:val="center"/>
            <w:hideMark/>
          </w:tcPr>
          <w:p w14:paraId="4B67218C"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0.4 to 0.5</w:t>
            </w:r>
          </w:p>
        </w:tc>
        <w:tc>
          <w:tcPr>
            <w:tcW w:w="2569" w:type="pct"/>
            <w:tcBorders>
              <w:top w:val="nil"/>
              <w:left w:val="nil"/>
              <w:bottom w:val="nil"/>
              <w:right w:val="nil"/>
            </w:tcBorders>
            <w:shd w:val="clear" w:color="auto" w:fill="auto"/>
            <w:vAlign w:val="center"/>
            <w:hideMark/>
          </w:tcPr>
          <w:p w14:paraId="4E7EDFC9" w14:textId="0FDC98FA"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w:t>
            </w:r>
            <w:r>
              <w:rPr>
                <w:rFonts w:ascii="Calibri" w:eastAsia="Times New Roman" w:hAnsi="Calibri" w:cs="Calibri"/>
                <w:color w:val="000000"/>
              </w:rPr>
              <w:t xml:space="preserve">population </w:t>
            </w:r>
            <w:r w:rsidRPr="00675B6E">
              <w:rPr>
                <w:rFonts w:ascii="Calibri" w:eastAsia="Times New Roman" w:hAnsi="Calibri" w:cs="Calibri"/>
                <w:color w:val="000000"/>
              </w:rPr>
              <w:t>trend estimate precision is greater than 0.4 but less than or equal to 0.5.</w:t>
            </w:r>
          </w:p>
        </w:tc>
        <w:tc>
          <w:tcPr>
            <w:tcW w:w="105" w:type="pct"/>
            <w:tcBorders>
              <w:top w:val="nil"/>
              <w:left w:val="nil"/>
              <w:bottom w:val="nil"/>
              <w:right w:val="nil"/>
            </w:tcBorders>
            <w:shd w:val="clear" w:color="auto" w:fill="auto"/>
            <w:noWrap/>
            <w:vAlign w:val="bottom"/>
            <w:hideMark/>
          </w:tcPr>
          <w:p w14:paraId="745BF962" w14:textId="77777777" w:rsidR="00FB508D" w:rsidRPr="00675B6E" w:rsidRDefault="00FB508D" w:rsidP="00675B6E">
            <w:pPr>
              <w:spacing w:after="0" w:line="240" w:lineRule="auto"/>
              <w:rPr>
                <w:rFonts w:ascii="Calibri" w:eastAsia="Times New Roman" w:hAnsi="Calibri" w:cs="Calibri"/>
                <w:color w:val="000000"/>
              </w:rPr>
            </w:pPr>
          </w:p>
        </w:tc>
        <w:tc>
          <w:tcPr>
            <w:tcW w:w="1597" w:type="pct"/>
            <w:vMerge/>
            <w:tcBorders>
              <w:left w:val="nil"/>
              <w:right w:val="nil"/>
            </w:tcBorders>
            <w:shd w:val="clear" w:color="auto" w:fill="auto"/>
            <w:vAlign w:val="center"/>
            <w:hideMark/>
          </w:tcPr>
          <w:p w14:paraId="077B1CDE" w14:textId="52AAE28A" w:rsidR="00FB508D" w:rsidRPr="00675B6E" w:rsidRDefault="00FB508D" w:rsidP="00675B6E">
            <w:pPr>
              <w:spacing w:after="0" w:line="240" w:lineRule="auto"/>
              <w:rPr>
                <w:rFonts w:ascii="Calibri" w:eastAsia="Times New Roman" w:hAnsi="Calibri" w:cs="Calibri"/>
                <w:color w:val="000000"/>
              </w:rPr>
            </w:pPr>
          </w:p>
        </w:tc>
      </w:tr>
      <w:tr w:rsidR="00FB508D" w:rsidRPr="00675B6E" w14:paraId="7BDC1CC9" w14:textId="77777777" w:rsidTr="00AD1D02">
        <w:trPr>
          <w:trHeight w:val="900"/>
        </w:trPr>
        <w:tc>
          <w:tcPr>
            <w:tcW w:w="729" w:type="pct"/>
            <w:tcBorders>
              <w:top w:val="nil"/>
              <w:left w:val="nil"/>
              <w:bottom w:val="nil"/>
              <w:right w:val="nil"/>
            </w:tcBorders>
            <w:shd w:val="clear" w:color="auto" w:fill="auto"/>
            <w:noWrap/>
            <w:vAlign w:val="center"/>
            <w:hideMark/>
          </w:tcPr>
          <w:p w14:paraId="723D9013"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0.5 to 0.6</w:t>
            </w:r>
          </w:p>
        </w:tc>
        <w:tc>
          <w:tcPr>
            <w:tcW w:w="2569" w:type="pct"/>
            <w:tcBorders>
              <w:top w:val="nil"/>
              <w:left w:val="nil"/>
              <w:bottom w:val="nil"/>
              <w:right w:val="nil"/>
            </w:tcBorders>
            <w:shd w:val="clear" w:color="auto" w:fill="auto"/>
            <w:vAlign w:val="center"/>
            <w:hideMark/>
          </w:tcPr>
          <w:p w14:paraId="3ECD1805" w14:textId="2A03CC3C"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w:t>
            </w:r>
            <w:r>
              <w:rPr>
                <w:rFonts w:ascii="Calibri" w:eastAsia="Times New Roman" w:hAnsi="Calibri" w:cs="Calibri"/>
                <w:color w:val="000000"/>
              </w:rPr>
              <w:t xml:space="preserve">population </w:t>
            </w:r>
            <w:r w:rsidRPr="00675B6E">
              <w:rPr>
                <w:rFonts w:ascii="Calibri" w:eastAsia="Times New Roman" w:hAnsi="Calibri" w:cs="Calibri"/>
                <w:color w:val="000000"/>
              </w:rPr>
              <w:t>trend estimate precision is greater than 0.5 but less than or equal to 0.6.</w:t>
            </w:r>
          </w:p>
        </w:tc>
        <w:tc>
          <w:tcPr>
            <w:tcW w:w="105" w:type="pct"/>
            <w:tcBorders>
              <w:top w:val="nil"/>
              <w:left w:val="nil"/>
              <w:bottom w:val="nil"/>
              <w:right w:val="nil"/>
            </w:tcBorders>
            <w:shd w:val="clear" w:color="auto" w:fill="auto"/>
            <w:noWrap/>
            <w:vAlign w:val="bottom"/>
            <w:hideMark/>
          </w:tcPr>
          <w:p w14:paraId="5D1F600A" w14:textId="77777777" w:rsidR="00FB508D" w:rsidRPr="00675B6E" w:rsidRDefault="00FB508D" w:rsidP="00675B6E">
            <w:pPr>
              <w:spacing w:after="0" w:line="240" w:lineRule="auto"/>
              <w:rPr>
                <w:rFonts w:ascii="Calibri" w:eastAsia="Times New Roman" w:hAnsi="Calibri" w:cs="Calibri"/>
                <w:color w:val="000000"/>
              </w:rPr>
            </w:pPr>
          </w:p>
        </w:tc>
        <w:tc>
          <w:tcPr>
            <w:tcW w:w="1597" w:type="pct"/>
            <w:vMerge/>
            <w:tcBorders>
              <w:left w:val="nil"/>
              <w:right w:val="nil"/>
            </w:tcBorders>
            <w:shd w:val="clear" w:color="auto" w:fill="auto"/>
            <w:vAlign w:val="center"/>
            <w:hideMark/>
          </w:tcPr>
          <w:p w14:paraId="17B452E0" w14:textId="7CF1474E" w:rsidR="00FB508D" w:rsidRPr="00675B6E" w:rsidRDefault="00FB508D" w:rsidP="00675B6E">
            <w:pPr>
              <w:spacing w:after="0" w:line="240" w:lineRule="auto"/>
              <w:rPr>
                <w:rFonts w:ascii="Calibri" w:eastAsia="Times New Roman" w:hAnsi="Calibri" w:cs="Calibri"/>
                <w:color w:val="000000"/>
              </w:rPr>
            </w:pPr>
          </w:p>
        </w:tc>
      </w:tr>
      <w:tr w:rsidR="00FB508D" w:rsidRPr="00675B6E" w14:paraId="2F76806B" w14:textId="77777777" w:rsidTr="00AD1D02">
        <w:trPr>
          <w:trHeight w:val="900"/>
        </w:trPr>
        <w:tc>
          <w:tcPr>
            <w:tcW w:w="729" w:type="pct"/>
            <w:tcBorders>
              <w:top w:val="nil"/>
              <w:left w:val="nil"/>
              <w:bottom w:val="nil"/>
              <w:right w:val="nil"/>
            </w:tcBorders>
            <w:shd w:val="clear" w:color="auto" w:fill="auto"/>
            <w:noWrap/>
            <w:vAlign w:val="center"/>
            <w:hideMark/>
          </w:tcPr>
          <w:p w14:paraId="46493AD0"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0.6 to 0.7</w:t>
            </w:r>
          </w:p>
        </w:tc>
        <w:tc>
          <w:tcPr>
            <w:tcW w:w="2569" w:type="pct"/>
            <w:tcBorders>
              <w:top w:val="nil"/>
              <w:left w:val="nil"/>
              <w:bottom w:val="nil"/>
              <w:right w:val="nil"/>
            </w:tcBorders>
            <w:shd w:val="clear" w:color="auto" w:fill="auto"/>
            <w:vAlign w:val="center"/>
            <w:hideMark/>
          </w:tcPr>
          <w:p w14:paraId="026217B5" w14:textId="2DE06E09"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w:t>
            </w:r>
            <w:r>
              <w:rPr>
                <w:rFonts w:ascii="Calibri" w:eastAsia="Times New Roman" w:hAnsi="Calibri" w:cs="Calibri"/>
                <w:color w:val="000000"/>
              </w:rPr>
              <w:t xml:space="preserve">population </w:t>
            </w:r>
            <w:r w:rsidRPr="00675B6E">
              <w:rPr>
                <w:rFonts w:ascii="Calibri" w:eastAsia="Times New Roman" w:hAnsi="Calibri" w:cs="Calibri"/>
                <w:color w:val="000000"/>
              </w:rPr>
              <w:t>trend estimate precision is greater than 0.6 but less than or equal to 0.7.</w:t>
            </w:r>
          </w:p>
        </w:tc>
        <w:tc>
          <w:tcPr>
            <w:tcW w:w="105" w:type="pct"/>
            <w:tcBorders>
              <w:top w:val="nil"/>
              <w:left w:val="nil"/>
              <w:bottom w:val="nil"/>
              <w:right w:val="nil"/>
            </w:tcBorders>
            <w:shd w:val="clear" w:color="auto" w:fill="auto"/>
            <w:noWrap/>
            <w:vAlign w:val="bottom"/>
            <w:hideMark/>
          </w:tcPr>
          <w:p w14:paraId="08341B94" w14:textId="77777777" w:rsidR="00FB508D" w:rsidRPr="00675B6E" w:rsidRDefault="00FB508D" w:rsidP="00675B6E">
            <w:pPr>
              <w:spacing w:after="0" w:line="240" w:lineRule="auto"/>
              <w:rPr>
                <w:rFonts w:ascii="Calibri" w:eastAsia="Times New Roman" w:hAnsi="Calibri" w:cs="Calibri"/>
                <w:color w:val="000000"/>
              </w:rPr>
            </w:pPr>
          </w:p>
        </w:tc>
        <w:tc>
          <w:tcPr>
            <w:tcW w:w="1597" w:type="pct"/>
            <w:vMerge/>
            <w:tcBorders>
              <w:left w:val="nil"/>
              <w:right w:val="nil"/>
            </w:tcBorders>
            <w:shd w:val="clear" w:color="auto" w:fill="auto"/>
            <w:vAlign w:val="center"/>
            <w:hideMark/>
          </w:tcPr>
          <w:p w14:paraId="52129F4F" w14:textId="34E7308D" w:rsidR="00FB508D" w:rsidRPr="00675B6E" w:rsidRDefault="00FB508D" w:rsidP="00675B6E">
            <w:pPr>
              <w:spacing w:after="0" w:line="240" w:lineRule="auto"/>
              <w:rPr>
                <w:rFonts w:ascii="Calibri" w:eastAsia="Times New Roman" w:hAnsi="Calibri" w:cs="Calibri"/>
                <w:color w:val="000000"/>
              </w:rPr>
            </w:pPr>
          </w:p>
        </w:tc>
      </w:tr>
      <w:tr w:rsidR="00FB508D" w:rsidRPr="00675B6E" w14:paraId="241F684F" w14:textId="77777777" w:rsidTr="00AD1D02">
        <w:trPr>
          <w:trHeight w:val="900"/>
        </w:trPr>
        <w:tc>
          <w:tcPr>
            <w:tcW w:w="729" w:type="pct"/>
            <w:tcBorders>
              <w:top w:val="nil"/>
              <w:left w:val="nil"/>
              <w:bottom w:val="nil"/>
              <w:right w:val="nil"/>
            </w:tcBorders>
            <w:shd w:val="clear" w:color="auto" w:fill="auto"/>
            <w:noWrap/>
            <w:vAlign w:val="center"/>
            <w:hideMark/>
          </w:tcPr>
          <w:p w14:paraId="7029548C"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0.7 to 0.8</w:t>
            </w:r>
          </w:p>
        </w:tc>
        <w:tc>
          <w:tcPr>
            <w:tcW w:w="2569" w:type="pct"/>
            <w:tcBorders>
              <w:top w:val="nil"/>
              <w:left w:val="nil"/>
              <w:bottom w:val="nil"/>
              <w:right w:val="nil"/>
            </w:tcBorders>
            <w:shd w:val="clear" w:color="auto" w:fill="auto"/>
            <w:vAlign w:val="center"/>
            <w:hideMark/>
          </w:tcPr>
          <w:p w14:paraId="7C9D6A3A" w14:textId="51D378E1"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w:t>
            </w:r>
            <w:r>
              <w:rPr>
                <w:rFonts w:ascii="Calibri" w:eastAsia="Times New Roman" w:hAnsi="Calibri" w:cs="Calibri"/>
                <w:color w:val="000000"/>
              </w:rPr>
              <w:t xml:space="preserve">population </w:t>
            </w:r>
            <w:r w:rsidRPr="00675B6E">
              <w:rPr>
                <w:rFonts w:ascii="Calibri" w:eastAsia="Times New Roman" w:hAnsi="Calibri" w:cs="Calibri"/>
                <w:color w:val="000000"/>
              </w:rPr>
              <w:t>trend estimate precision is greater than 0.7 but less than or equal to 0.8.</w:t>
            </w:r>
          </w:p>
        </w:tc>
        <w:tc>
          <w:tcPr>
            <w:tcW w:w="105" w:type="pct"/>
            <w:tcBorders>
              <w:top w:val="nil"/>
              <w:left w:val="nil"/>
              <w:bottom w:val="nil"/>
              <w:right w:val="nil"/>
            </w:tcBorders>
            <w:shd w:val="clear" w:color="auto" w:fill="auto"/>
            <w:noWrap/>
            <w:vAlign w:val="bottom"/>
            <w:hideMark/>
          </w:tcPr>
          <w:p w14:paraId="3E013E83" w14:textId="77777777" w:rsidR="00FB508D" w:rsidRPr="00675B6E" w:rsidRDefault="00FB508D" w:rsidP="00675B6E">
            <w:pPr>
              <w:spacing w:after="0" w:line="240" w:lineRule="auto"/>
              <w:rPr>
                <w:rFonts w:ascii="Calibri" w:eastAsia="Times New Roman" w:hAnsi="Calibri" w:cs="Calibri"/>
                <w:color w:val="000000"/>
              </w:rPr>
            </w:pPr>
          </w:p>
        </w:tc>
        <w:tc>
          <w:tcPr>
            <w:tcW w:w="1597" w:type="pct"/>
            <w:vMerge/>
            <w:tcBorders>
              <w:left w:val="nil"/>
              <w:right w:val="nil"/>
            </w:tcBorders>
            <w:shd w:val="clear" w:color="auto" w:fill="auto"/>
            <w:vAlign w:val="center"/>
            <w:hideMark/>
          </w:tcPr>
          <w:p w14:paraId="50C802C7" w14:textId="4B5A0900" w:rsidR="00FB508D" w:rsidRPr="00675B6E" w:rsidRDefault="00FB508D" w:rsidP="00675B6E">
            <w:pPr>
              <w:spacing w:after="0" w:line="240" w:lineRule="auto"/>
              <w:rPr>
                <w:rFonts w:ascii="Calibri" w:eastAsia="Times New Roman" w:hAnsi="Calibri" w:cs="Calibri"/>
                <w:color w:val="000000"/>
              </w:rPr>
            </w:pPr>
          </w:p>
        </w:tc>
      </w:tr>
      <w:tr w:rsidR="00FB508D" w:rsidRPr="00675B6E" w14:paraId="1E200EC5" w14:textId="77777777" w:rsidTr="00AD1D02">
        <w:trPr>
          <w:trHeight w:val="900"/>
        </w:trPr>
        <w:tc>
          <w:tcPr>
            <w:tcW w:w="729" w:type="pct"/>
            <w:tcBorders>
              <w:top w:val="nil"/>
              <w:left w:val="nil"/>
              <w:bottom w:val="nil"/>
              <w:right w:val="nil"/>
            </w:tcBorders>
            <w:shd w:val="clear" w:color="auto" w:fill="auto"/>
            <w:noWrap/>
            <w:vAlign w:val="center"/>
            <w:hideMark/>
          </w:tcPr>
          <w:p w14:paraId="63F15445" w14:textId="77777777" w:rsidR="00FB508D" w:rsidRPr="00675B6E" w:rsidRDefault="00FB508D"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lastRenderedPageBreak/>
              <w:t>0.8 to 0.9</w:t>
            </w:r>
          </w:p>
        </w:tc>
        <w:tc>
          <w:tcPr>
            <w:tcW w:w="2569" w:type="pct"/>
            <w:tcBorders>
              <w:top w:val="nil"/>
              <w:left w:val="nil"/>
              <w:bottom w:val="nil"/>
              <w:right w:val="nil"/>
            </w:tcBorders>
            <w:shd w:val="clear" w:color="auto" w:fill="auto"/>
            <w:vAlign w:val="center"/>
            <w:hideMark/>
          </w:tcPr>
          <w:p w14:paraId="3C3AD666" w14:textId="0E749E90" w:rsidR="00FB508D" w:rsidRPr="00675B6E" w:rsidRDefault="00FB508D"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w:t>
            </w:r>
            <w:r>
              <w:rPr>
                <w:rFonts w:ascii="Calibri" w:eastAsia="Times New Roman" w:hAnsi="Calibri" w:cs="Calibri"/>
                <w:color w:val="000000"/>
              </w:rPr>
              <w:t xml:space="preserve">population </w:t>
            </w:r>
            <w:r w:rsidRPr="00675B6E">
              <w:rPr>
                <w:rFonts w:ascii="Calibri" w:eastAsia="Times New Roman" w:hAnsi="Calibri" w:cs="Calibri"/>
                <w:color w:val="000000"/>
              </w:rPr>
              <w:t>trend estimate precision is greater than 0.8 but less than or equal to 0.9.</w:t>
            </w:r>
          </w:p>
        </w:tc>
        <w:tc>
          <w:tcPr>
            <w:tcW w:w="105" w:type="pct"/>
            <w:tcBorders>
              <w:top w:val="nil"/>
              <w:left w:val="nil"/>
              <w:bottom w:val="nil"/>
              <w:right w:val="nil"/>
            </w:tcBorders>
            <w:shd w:val="clear" w:color="auto" w:fill="auto"/>
            <w:noWrap/>
            <w:vAlign w:val="bottom"/>
            <w:hideMark/>
          </w:tcPr>
          <w:p w14:paraId="383FE025" w14:textId="77777777" w:rsidR="00FB508D" w:rsidRPr="00675B6E" w:rsidRDefault="00FB508D" w:rsidP="00675B6E">
            <w:pPr>
              <w:spacing w:after="0" w:line="240" w:lineRule="auto"/>
              <w:rPr>
                <w:rFonts w:ascii="Calibri" w:eastAsia="Times New Roman" w:hAnsi="Calibri" w:cs="Calibri"/>
                <w:color w:val="000000"/>
              </w:rPr>
            </w:pPr>
          </w:p>
        </w:tc>
        <w:tc>
          <w:tcPr>
            <w:tcW w:w="1597" w:type="pct"/>
            <w:vMerge/>
            <w:tcBorders>
              <w:left w:val="nil"/>
              <w:bottom w:val="nil"/>
              <w:right w:val="nil"/>
            </w:tcBorders>
            <w:shd w:val="clear" w:color="auto" w:fill="auto"/>
            <w:vAlign w:val="center"/>
            <w:hideMark/>
          </w:tcPr>
          <w:p w14:paraId="0586C429" w14:textId="5A19C064" w:rsidR="00FB508D" w:rsidRPr="00675B6E" w:rsidRDefault="00FB508D" w:rsidP="00675B6E">
            <w:pPr>
              <w:spacing w:after="0" w:line="240" w:lineRule="auto"/>
              <w:rPr>
                <w:rFonts w:ascii="Calibri" w:eastAsia="Times New Roman" w:hAnsi="Calibri" w:cs="Calibri"/>
                <w:color w:val="000000"/>
              </w:rPr>
            </w:pPr>
          </w:p>
        </w:tc>
      </w:tr>
      <w:tr w:rsidR="00675B6E" w:rsidRPr="00675B6E" w14:paraId="5E7789F5" w14:textId="77777777" w:rsidTr="007F7A46">
        <w:trPr>
          <w:trHeight w:val="900"/>
        </w:trPr>
        <w:tc>
          <w:tcPr>
            <w:tcW w:w="729" w:type="pct"/>
            <w:tcBorders>
              <w:top w:val="nil"/>
              <w:left w:val="nil"/>
              <w:bottom w:val="nil"/>
              <w:right w:val="nil"/>
            </w:tcBorders>
            <w:shd w:val="clear" w:color="auto" w:fill="auto"/>
            <w:noWrap/>
            <w:vAlign w:val="center"/>
            <w:hideMark/>
          </w:tcPr>
          <w:p w14:paraId="4EE3660B" w14:textId="77777777" w:rsidR="00675B6E" w:rsidRPr="00675B6E" w:rsidRDefault="00675B6E" w:rsidP="00675B6E">
            <w:pPr>
              <w:spacing w:after="0" w:line="240" w:lineRule="auto"/>
              <w:jc w:val="center"/>
              <w:rPr>
                <w:rFonts w:ascii="Calibri" w:eastAsia="Times New Roman" w:hAnsi="Calibri" w:cs="Calibri"/>
                <w:color w:val="000000"/>
              </w:rPr>
            </w:pPr>
            <w:r w:rsidRPr="00675B6E">
              <w:rPr>
                <w:rFonts w:ascii="Calibri" w:eastAsia="Times New Roman" w:hAnsi="Calibri" w:cs="Calibri"/>
                <w:color w:val="000000"/>
              </w:rPr>
              <w:t>0.9 to 1</w:t>
            </w:r>
          </w:p>
        </w:tc>
        <w:tc>
          <w:tcPr>
            <w:tcW w:w="2569" w:type="pct"/>
            <w:tcBorders>
              <w:top w:val="nil"/>
              <w:left w:val="nil"/>
              <w:bottom w:val="nil"/>
              <w:right w:val="nil"/>
            </w:tcBorders>
            <w:shd w:val="clear" w:color="auto" w:fill="auto"/>
            <w:vAlign w:val="center"/>
            <w:hideMark/>
          </w:tcPr>
          <w:p w14:paraId="04CEA2F8" w14:textId="6275C382" w:rsidR="00675B6E" w:rsidRPr="00675B6E" w:rsidRDefault="00675B6E" w:rsidP="00675B6E">
            <w:pPr>
              <w:spacing w:after="0" w:line="240" w:lineRule="auto"/>
              <w:rPr>
                <w:rFonts w:ascii="Calibri" w:eastAsia="Times New Roman" w:hAnsi="Calibri" w:cs="Calibri"/>
                <w:color w:val="000000"/>
              </w:rPr>
            </w:pPr>
            <w:r w:rsidRPr="00675B6E">
              <w:rPr>
                <w:rFonts w:ascii="Calibri" w:eastAsia="Times New Roman" w:hAnsi="Calibri" w:cs="Calibri"/>
                <w:color w:val="000000"/>
              </w:rPr>
              <w:t xml:space="preserve">The utility of the </w:t>
            </w:r>
            <w:r w:rsidR="007F7A46">
              <w:rPr>
                <w:rFonts w:ascii="Calibri" w:eastAsia="Times New Roman" w:hAnsi="Calibri" w:cs="Calibri"/>
                <w:color w:val="000000"/>
              </w:rPr>
              <w:t xml:space="preserve">population </w:t>
            </w:r>
            <w:r w:rsidR="007F7A46" w:rsidRPr="00675B6E">
              <w:rPr>
                <w:rFonts w:ascii="Calibri" w:eastAsia="Times New Roman" w:hAnsi="Calibri" w:cs="Calibri"/>
                <w:color w:val="000000"/>
              </w:rPr>
              <w:t xml:space="preserve">trend </w:t>
            </w:r>
            <w:r w:rsidRPr="00675B6E">
              <w:rPr>
                <w:rFonts w:ascii="Calibri" w:eastAsia="Times New Roman" w:hAnsi="Calibri" w:cs="Calibri"/>
                <w:color w:val="000000"/>
              </w:rPr>
              <w:t>estimate precision is greater than 0.9 but less than or equal to 1.</w:t>
            </w:r>
          </w:p>
        </w:tc>
        <w:tc>
          <w:tcPr>
            <w:tcW w:w="105" w:type="pct"/>
            <w:tcBorders>
              <w:top w:val="nil"/>
              <w:left w:val="nil"/>
              <w:bottom w:val="nil"/>
              <w:right w:val="nil"/>
            </w:tcBorders>
            <w:shd w:val="clear" w:color="auto" w:fill="auto"/>
            <w:noWrap/>
            <w:vAlign w:val="bottom"/>
            <w:hideMark/>
          </w:tcPr>
          <w:p w14:paraId="064EB7F3" w14:textId="77777777" w:rsidR="00675B6E" w:rsidRPr="00675B6E" w:rsidRDefault="00675B6E" w:rsidP="00675B6E">
            <w:pPr>
              <w:spacing w:after="0" w:line="240" w:lineRule="auto"/>
              <w:rPr>
                <w:rFonts w:ascii="Calibri" w:eastAsia="Times New Roman" w:hAnsi="Calibri" w:cs="Calibri"/>
                <w:color w:val="000000"/>
              </w:rPr>
            </w:pPr>
          </w:p>
        </w:tc>
        <w:tc>
          <w:tcPr>
            <w:tcW w:w="1597" w:type="pct"/>
            <w:tcBorders>
              <w:top w:val="nil"/>
              <w:left w:val="nil"/>
              <w:bottom w:val="nil"/>
              <w:right w:val="nil"/>
            </w:tcBorders>
            <w:shd w:val="clear" w:color="auto" w:fill="auto"/>
            <w:vAlign w:val="center"/>
            <w:hideMark/>
          </w:tcPr>
          <w:p w14:paraId="14F38D11" w14:textId="12FC7C4C" w:rsidR="00675B6E" w:rsidRPr="00675B6E" w:rsidRDefault="001A5DD0" w:rsidP="00675B6E">
            <w:pPr>
              <w:spacing w:after="0" w:line="240" w:lineRule="auto"/>
              <w:rPr>
                <w:rFonts w:ascii="Calibri" w:eastAsia="Times New Roman" w:hAnsi="Calibri" w:cs="Calibri"/>
                <w:color w:val="000000"/>
              </w:rPr>
            </w:pPr>
            <w:r>
              <w:rPr>
                <w:rFonts w:ascii="Calibri" w:eastAsia="Times New Roman" w:hAnsi="Calibri" w:cs="Calibri"/>
                <w:color w:val="000000"/>
              </w:rPr>
              <w:t>Population trend estimates are not precise</w:t>
            </w:r>
            <w:r w:rsidRPr="001948E0">
              <w:rPr>
                <w:rFonts w:ascii="Calibri" w:eastAsia="Times New Roman" w:hAnsi="Calibri" w:cs="Calibri"/>
                <w:color w:val="000000"/>
              </w:rPr>
              <w:t>.</w:t>
            </w:r>
          </w:p>
        </w:tc>
      </w:tr>
    </w:tbl>
    <w:p w14:paraId="5AC933B0" w14:textId="73D0DAA0" w:rsidR="006640CE" w:rsidRDefault="006640CE" w:rsidP="00DF6235">
      <w:pPr>
        <w:spacing w:after="0"/>
        <w:rPr>
          <w:rFonts w:ascii="Times New Roman" w:hAnsi="Times New Roman" w:cs="Times New Roman"/>
        </w:rPr>
      </w:pPr>
    </w:p>
    <w:p w14:paraId="2E601759" w14:textId="7713CFD5" w:rsidR="006640CE" w:rsidRDefault="006640CE" w:rsidP="00DF6235">
      <w:pPr>
        <w:spacing w:after="0"/>
        <w:rPr>
          <w:rFonts w:ascii="Times New Roman" w:hAnsi="Times New Roman" w:cs="Times New Roman"/>
        </w:rPr>
      </w:pPr>
    </w:p>
    <w:p w14:paraId="4E191CDB" w14:textId="77777777" w:rsidR="006640CE" w:rsidRDefault="006640CE" w:rsidP="006640CE">
      <w:pPr>
        <w:pageBreakBefore/>
        <w:spacing w:after="0"/>
        <w:rPr>
          <w:rFonts w:ascii="Times New Roman" w:hAnsi="Times New Roman" w:cs="Times New Roman"/>
        </w:rPr>
      </w:pPr>
    </w:p>
    <w:p w14:paraId="59BC6D50" w14:textId="1FCFC9B0" w:rsidR="006640CE" w:rsidRDefault="006640CE" w:rsidP="00DF6235">
      <w:pPr>
        <w:spacing w:after="0"/>
        <w:rPr>
          <w:rFonts w:ascii="Times New Roman" w:hAnsi="Times New Roman" w:cs="Times New Roman"/>
        </w:rPr>
      </w:pPr>
      <w:r>
        <w:rPr>
          <w:rFonts w:ascii="Times New Roman" w:hAnsi="Times New Roman" w:cs="Times New Roman"/>
        </w:rPr>
        <w:t>Table 18.</w:t>
      </w:r>
      <w:r w:rsidR="00F55C59">
        <w:rPr>
          <w:rFonts w:ascii="Times New Roman" w:hAnsi="Times New Roman" w:cs="Times New Roman"/>
        </w:rPr>
        <w:t xml:space="preserve">  Description of the states of the Recruitment Occasions nature node.  </w:t>
      </w:r>
    </w:p>
    <w:tbl>
      <w:tblPr>
        <w:tblW w:w="5000" w:type="pct"/>
        <w:tblLook w:val="04A0" w:firstRow="1" w:lastRow="0" w:firstColumn="1" w:lastColumn="0" w:noHBand="0" w:noVBand="1"/>
      </w:tblPr>
      <w:tblGrid>
        <w:gridCol w:w="1711"/>
        <w:gridCol w:w="5938"/>
        <w:gridCol w:w="272"/>
        <w:gridCol w:w="5039"/>
      </w:tblGrid>
      <w:tr w:rsidR="006640CE" w:rsidRPr="006640CE" w14:paraId="5395D959" w14:textId="77777777" w:rsidTr="002237D3">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725575D1" w14:textId="77777777" w:rsidR="006640CE" w:rsidRPr="006640CE" w:rsidRDefault="006640CE" w:rsidP="006640CE">
            <w:pPr>
              <w:spacing w:after="0" w:line="240" w:lineRule="auto"/>
              <w:jc w:val="center"/>
              <w:rPr>
                <w:rFonts w:ascii="Calibri" w:eastAsia="Times New Roman" w:hAnsi="Calibri" w:cs="Calibri"/>
                <w:b/>
                <w:bCs/>
                <w:i/>
                <w:iCs/>
                <w:color w:val="000000"/>
                <w:sz w:val="24"/>
                <w:szCs w:val="24"/>
              </w:rPr>
            </w:pPr>
            <w:r w:rsidRPr="006640CE">
              <w:rPr>
                <w:rFonts w:ascii="Calibri" w:eastAsia="Times New Roman" w:hAnsi="Calibri" w:cs="Calibri"/>
                <w:b/>
                <w:bCs/>
                <w:i/>
                <w:iCs/>
                <w:color w:val="000000"/>
                <w:sz w:val="24"/>
                <w:szCs w:val="24"/>
              </w:rPr>
              <w:t>Recruitment Occasions</w:t>
            </w:r>
          </w:p>
        </w:tc>
      </w:tr>
      <w:tr w:rsidR="00F97F59" w:rsidRPr="006640CE" w14:paraId="2DF6E666" w14:textId="77777777" w:rsidTr="00F97F59">
        <w:trPr>
          <w:trHeight w:val="300"/>
        </w:trPr>
        <w:tc>
          <w:tcPr>
            <w:tcW w:w="660" w:type="pct"/>
            <w:tcBorders>
              <w:top w:val="nil"/>
              <w:left w:val="nil"/>
              <w:bottom w:val="single" w:sz="4" w:space="0" w:color="auto"/>
              <w:right w:val="nil"/>
            </w:tcBorders>
            <w:shd w:val="clear" w:color="auto" w:fill="auto"/>
            <w:noWrap/>
            <w:vAlign w:val="bottom"/>
            <w:hideMark/>
          </w:tcPr>
          <w:p w14:paraId="36C00014"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States</w:t>
            </w:r>
          </w:p>
        </w:tc>
        <w:tc>
          <w:tcPr>
            <w:tcW w:w="2291" w:type="pct"/>
            <w:tcBorders>
              <w:top w:val="nil"/>
              <w:left w:val="nil"/>
              <w:bottom w:val="single" w:sz="4" w:space="0" w:color="auto"/>
              <w:right w:val="nil"/>
            </w:tcBorders>
            <w:shd w:val="clear" w:color="auto" w:fill="auto"/>
            <w:noWrap/>
            <w:vAlign w:val="bottom"/>
            <w:hideMark/>
          </w:tcPr>
          <w:p w14:paraId="7ECFC372"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Definitions</w:t>
            </w:r>
          </w:p>
        </w:tc>
        <w:tc>
          <w:tcPr>
            <w:tcW w:w="105" w:type="pct"/>
            <w:tcBorders>
              <w:top w:val="nil"/>
              <w:left w:val="nil"/>
              <w:bottom w:val="single" w:sz="4" w:space="0" w:color="auto"/>
              <w:right w:val="nil"/>
            </w:tcBorders>
            <w:shd w:val="clear" w:color="auto" w:fill="auto"/>
            <w:noWrap/>
            <w:vAlign w:val="bottom"/>
            <w:hideMark/>
          </w:tcPr>
          <w:p w14:paraId="0389F7DC"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 </w:t>
            </w:r>
          </w:p>
        </w:tc>
        <w:tc>
          <w:tcPr>
            <w:tcW w:w="1944" w:type="pct"/>
            <w:tcBorders>
              <w:top w:val="nil"/>
              <w:left w:val="nil"/>
              <w:bottom w:val="single" w:sz="4" w:space="0" w:color="auto"/>
              <w:right w:val="nil"/>
            </w:tcBorders>
            <w:shd w:val="clear" w:color="auto" w:fill="auto"/>
            <w:noWrap/>
            <w:vAlign w:val="bottom"/>
            <w:hideMark/>
          </w:tcPr>
          <w:p w14:paraId="5EF667BF"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Justifications</w:t>
            </w:r>
          </w:p>
        </w:tc>
      </w:tr>
      <w:tr w:rsidR="00F97F59" w:rsidRPr="006640CE" w14:paraId="24163EC5" w14:textId="77777777" w:rsidTr="00F97F59">
        <w:trPr>
          <w:trHeight w:val="900"/>
        </w:trPr>
        <w:tc>
          <w:tcPr>
            <w:tcW w:w="660" w:type="pct"/>
            <w:tcBorders>
              <w:top w:val="nil"/>
              <w:left w:val="nil"/>
              <w:bottom w:val="nil"/>
              <w:right w:val="nil"/>
            </w:tcBorders>
            <w:shd w:val="clear" w:color="auto" w:fill="auto"/>
            <w:noWrap/>
            <w:vAlign w:val="center"/>
            <w:hideMark/>
          </w:tcPr>
          <w:p w14:paraId="73F1B2FD" w14:textId="77777777" w:rsidR="006640CE" w:rsidRPr="006640CE" w:rsidRDefault="006640CE"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w:t>
            </w:r>
          </w:p>
        </w:tc>
        <w:tc>
          <w:tcPr>
            <w:tcW w:w="2291" w:type="pct"/>
            <w:tcBorders>
              <w:top w:val="nil"/>
              <w:left w:val="nil"/>
              <w:bottom w:val="nil"/>
              <w:right w:val="nil"/>
            </w:tcBorders>
            <w:shd w:val="clear" w:color="auto" w:fill="auto"/>
            <w:vAlign w:val="center"/>
            <w:hideMark/>
          </w:tcPr>
          <w:p w14:paraId="1A6C8F3F" w14:textId="77777777" w:rsidR="006640CE" w:rsidRPr="006640CE" w:rsidRDefault="006640CE"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No sampling occasions were dedicated to recruitment-detection sampling.</w:t>
            </w:r>
          </w:p>
        </w:tc>
        <w:tc>
          <w:tcPr>
            <w:tcW w:w="105" w:type="pct"/>
            <w:tcBorders>
              <w:top w:val="nil"/>
              <w:left w:val="nil"/>
              <w:bottom w:val="nil"/>
              <w:right w:val="nil"/>
            </w:tcBorders>
            <w:shd w:val="clear" w:color="auto" w:fill="auto"/>
            <w:vAlign w:val="center"/>
            <w:hideMark/>
          </w:tcPr>
          <w:p w14:paraId="51C016C3" w14:textId="77777777" w:rsidR="006640CE" w:rsidRPr="006640CE" w:rsidRDefault="006640CE" w:rsidP="006640CE">
            <w:pPr>
              <w:spacing w:after="0" w:line="240" w:lineRule="auto"/>
              <w:rPr>
                <w:rFonts w:ascii="Calibri" w:eastAsia="Times New Roman" w:hAnsi="Calibri" w:cs="Calibri"/>
                <w:color w:val="000000"/>
              </w:rPr>
            </w:pPr>
          </w:p>
        </w:tc>
        <w:tc>
          <w:tcPr>
            <w:tcW w:w="1944" w:type="pct"/>
            <w:tcBorders>
              <w:top w:val="nil"/>
              <w:left w:val="nil"/>
              <w:bottom w:val="nil"/>
              <w:right w:val="nil"/>
            </w:tcBorders>
            <w:shd w:val="clear" w:color="auto" w:fill="auto"/>
            <w:vAlign w:val="center"/>
            <w:hideMark/>
          </w:tcPr>
          <w:p w14:paraId="51361D7E" w14:textId="44E492E2" w:rsidR="006640CE" w:rsidRPr="006640CE" w:rsidRDefault="00445E72" w:rsidP="006640CE">
            <w:pPr>
              <w:spacing w:after="0" w:line="240" w:lineRule="auto"/>
              <w:rPr>
                <w:rFonts w:ascii="Calibri" w:eastAsia="Times New Roman" w:hAnsi="Calibri" w:cs="Calibri"/>
                <w:color w:val="000000"/>
              </w:rPr>
            </w:pPr>
            <w:r>
              <w:rPr>
                <w:rFonts w:ascii="Calibri" w:eastAsia="Times New Roman" w:hAnsi="Calibri" w:cs="Calibri"/>
                <w:color w:val="000000"/>
              </w:rPr>
              <w:t>Recruitment-detection efforts are not worth the additional cost.</w:t>
            </w:r>
          </w:p>
        </w:tc>
      </w:tr>
      <w:tr w:rsidR="00F97F59" w:rsidRPr="006640CE" w14:paraId="10EA63A7" w14:textId="77777777" w:rsidTr="00F97F59">
        <w:trPr>
          <w:trHeight w:val="900"/>
        </w:trPr>
        <w:tc>
          <w:tcPr>
            <w:tcW w:w="660" w:type="pct"/>
            <w:tcBorders>
              <w:top w:val="nil"/>
              <w:left w:val="nil"/>
              <w:bottom w:val="nil"/>
              <w:right w:val="nil"/>
            </w:tcBorders>
            <w:shd w:val="clear" w:color="auto" w:fill="auto"/>
            <w:noWrap/>
            <w:vAlign w:val="center"/>
            <w:hideMark/>
          </w:tcPr>
          <w:p w14:paraId="0472D6CC" w14:textId="77777777" w:rsidR="006640CE" w:rsidRPr="006640CE" w:rsidRDefault="006640CE"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1</w:t>
            </w:r>
          </w:p>
        </w:tc>
        <w:tc>
          <w:tcPr>
            <w:tcW w:w="2291" w:type="pct"/>
            <w:tcBorders>
              <w:top w:val="nil"/>
              <w:left w:val="nil"/>
              <w:bottom w:val="nil"/>
              <w:right w:val="nil"/>
            </w:tcBorders>
            <w:shd w:val="clear" w:color="auto" w:fill="auto"/>
            <w:vAlign w:val="center"/>
            <w:hideMark/>
          </w:tcPr>
          <w:p w14:paraId="44A711AC" w14:textId="77777777" w:rsidR="006640CE" w:rsidRPr="006640CE" w:rsidRDefault="006640CE"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One sampling occasion per sampled bend was dedicated to recruitment-detection sampling.</w:t>
            </w:r>
          </w:p>
        </w:tc>
        <w:tc>
          <w:tcPr>
            <w:tcW w:w="105" w:type="pct"/>
            <w:tcBorders>
              <w:top w:val="nil"/>
              <w:left w:val="nil"/>
              <w:bottom w:val="nil"/>
              <w:right w:val="nil"/>
            </w:tcBorders>
            <w:shd w:val="clear" w:color="auto" w:fill="auto"/>
            <w:vAlign w:val="center"/>
            <w:hideMark/>
          </w:tcPr>
          <w:p w14:paraId="585DCAD9" w14:textId="77777777" w:rsidR="006640CE" w:rsidRPr="006640CE" w:rsidRDefault="006640CE" w:rsidP="006640CE">
            <w:pPr>
              <w:spacing w:after="0" w:line="240" w:lineRule="auto"/>
              <w:rPr>
                <w:rFonts w:ascii="Calibri" w:eastAsia="Times New Roman" w:hAnsi="Calibri" w:cs="Calibri"/>
                <w:color w:val="000000"/>
              </w:rPr>
            </w:pPr>
          </w:p>
        </w:tc>
        <w:tc>
          <w:tcPr>
            <w:tcW w:w="1944" w:type="pct"/>
            <w:tcBorders>
              <w:top w:val="nil"/>
              <w:left w:val="nil"/>
              <w:bottom w:val="nil"/>
              <w:right w:val="nil"/>
            </w:tcBorders>
            <w:shd w:val="clear" w:color="auto" w:fill="auto"/>
            <w:vAlign w:val="center"/>
            <w:hideMark/>
          </w:tcPr>
          <w:p w14:paraId="213BDF18" w14:textId="15BBE9C6" w:rsidR="006640CE" w:rsidRPr="006640CE" w:rsidRDefault="00445E72" w:rsidP="006640CE">
            <w:pPr>
              <w:spacing w:after="0" w:line="240" w:lineRule="auto"/>
              <w:rPr>
                <w:rFonts w:ascii="Calibri" w:eastAsia="Times New Roman" w:hAnsi="Calibri" w:cs="Calibri"/>
                <w:color w:val="000000"/>
              </w:rPr>
            </w:pPr>
            <w:r>
              <w:rPr>
                <w:rFonts w:ascii="Calibri" w:eastAsia="Times New Roman" w:hAnsi="Calibri" w:cs="Calibri"/>
                <w:color w:val="000000"/>
              </w:rPr>
              <w:t>Recruitment-detection efforts are worth the additional cost.</w:t>
            </w:r>
          </w:p>
        </w:tc>
      </w:tr>
    </w:tbl>
    <w:p w14:paraId="3309FE09" w14:textId="3A28AE19" w:rsidR="006640CE" w:rsidRDefault="006640CE" w:rsidP="00DF6235">
      <w:pPr>
        <w:spacing w:after="0"/>
        <w:rPr>
          <w:rFonts w:ascii="Times New Roman" w:hAnsi="Times New Roman" w:cs="Times New Roman"/>
        </w:rPr>
      </w:pPr>
    </w:p>
    <w:p w14:paraId="45ABD152" w14:textId="6B8A0144" w:rsidR="006640CE" w:rsidRDefault="006640CE" w:rsidP="00DF6235">
      <w:pPr>
        <w:spacing w:after="0"/>
        <w:rPr>
          <w:rFonts w:ascii="Times New Roman" w:hAnsi="Times New Roman" w:cs="Times New Roman"/>
        </w:rPr>
      </w:pPr>
    </w:p>
    <w:p w14:paraId="285F7CAC" w14:textId="723EACC5" w:rsidR="006640CE" w:rsidRDefault="006640CE" w:rsidP="00DF6235">
      <w:pPr>
        <w:spacing w:after="0"/>
        <w:rPr>
          <w:rFonts w:ascii="Times New Roman" w:hAnsi="Times New Roman" w:cs="Times New Roman"/>
        </w:rPr>
      </w:pPr>
    </w:p>
    <w:p w14:paraId="6976FD0C" w14:textId="14D69C64" w:rsidR="006640CE" w:rsidRDefault="006640CE" w:rsidP="00DF6235">
      <w:pPr>
        <w:spacing w:after="0"/>
        <w:rPr>
          <w:rFonts w:ascii="Times New Roman" w:hAnsi="Times New Roman" w:cs="Times New Roman"/>
        </w:rPr>
      </w:pPr>
    </w:p>
    <w:p w14:paraId="083A5271" w14:textId="40796FAC" w:rsidR="006640CE" w:rsidRDefault="006640CE" w:rsidP="00DF6235">
      <w:pPr>
        <w:spacing w:after="0"/>
        <w:rPr>
          <w:rFonts w:ascii="Times New Roman" w:hAnsi="Times New Roman" w:cs="Times New Roman"/>
        </w:rPr>
      </w:pPr>
    </w:p>
    <w:p w14:paraId="0DBE0349" w14:textId="4D90CD47" w:rsidR="006640CE" w:rsidRDefault="006640CE" w:rsidP="006640CE">
      <w:pPr>
        <w:pageBreakBefore/>
        <w:spacing w:after="0"/>
        <w:rPr>
          <w:rFonts w:ascii="Times New Roman" w:hAnsi="Times New Roman" w:cs="Times New Roman"/>
        </w:rPr>
      </w:pPr>
    </w:p>
    <w:p w14:paraId="471FFAC1" w14:textId="4CBB188C" w:rsidR="006640CE" w:rsidRDefault="006640CE" w:rsidP="00DF6235">
      <w:pPr>
        <w:spacing w:after="0"/>
        <w:rPr>
          <w:rFonts w:ascii="Times New Roman" w:hAnsi="Times New Roman" w:cs="Times New Roman"/>
        </w:rPr>
      </w:pPr>
      <w:r>
        <w:rPr>
          <w:rFonts w:ascii="Times New Roman" w:hAnsi="Times New Roman" w:cs="Times New Roman"/>
        </w:rPr>
        <w:t>Table 19.</w:t>
      </w:r>
      <w:r w:rsidR="00F55C59">
        <w:rPr>
          <w:rFonts w:ascii="Times New Roman" w:hAnsi="Times New Roman" w:cs="Times New Roman"/>
        </w:rPr>
        <w:t xml:space="preserve">  Description of the states of the Estimated Cost nature node.  </w:t>
      </w:r>
    </w:p>
    <w:tbl>
      <w:tblPr>
        <w:tblW w:w="5000" w:type="pct"/>
        <w:tblLayout w:type="fixed"/>
        <w:tblLook w:val="04A0" w:firstRow="1" w:lastRow="0" w:firstColumn="1" w:lastColumn="0" w:noHBand="0" w:noVBand="1"/>
      </w:tblPr>
      <w:tblGrid>
        <w:gridCol w:w="1706"/>
        <w:gridCol w:w="6779"/>
        <w:gridCol w:w="236"/>
        <w:gridCol w:w="4239"/>
      </w:tblGrid>
      <w:tr w:rsidR="006640CE" w:rsidRPr="006640CE" w14:paraId="3AE15CBC" w14:textId="77777777" w:rsidTr="0001289F">
        <w:trPr>
          <w:trHeight w:val="315"/>
        </w:trPr>
        <w:tc>
          <w:tcPr>
            <w:tcW w:w="5000" w:type="pct"/>
            <w:gridSpan w:val="4"/>
            <w:tcBorders>
              <w:top w:val="single" w:sz="4" w:space="0" w:color="auto"/>
              <w:left w:val="nil"/>
              <w:bottom w:val="single" w:sz="4" w:space="0" w:color="auto"/>
              <w:right w:val="nil"/>
            </w:tcBorders>
            <w:shd w:val="clear" w:color="auto" w:fill="E7E6E6" w:themeFill="background2"/>
            <w:noWrap/>
            <w:vAlign w:val="bottom"/>
            <w:hideMark/>
          </w:tcPr>
          <w:p w14:paraId="5889D5F1" w14:textId="77777777" w:rsidR="006640CE" w:rsidRPr="006640CE" w:rsidRDefault="006640CE" w:rsidP="006640CE">
            <w:pPr>
              <w:spacing w:after="0" w:line="240" w:lineRule="auto"/>
              <w:jc w:val="center"/>
              <w:rPr>
                <w:rFonts w:ascii="Calibri" w:eastAsia="Times New Roman" w:hAnsi="Calibri" w:cs="Calibri"/>
                <w:b/>
                <w:bCs/>
                <w:i/>
                <w:iCs/>
                <w:color w:val="000000"/>
                <w:sz w:val="24"/>
                <w:szCs w:val="24"/>
              </w:rPr>
            </w:pPr>
            <w:r w:rsidRPr="006640CE">
              <w:rPr>
                <w:rFonts w:ascii="Calibri" w:eastAsia="Times New Roman" w:hAnsi="Calibri" w:cs="Calibri"/>
                <w:b/>
                <w:bCs/>
                <w:i/>
                <w:iCs/>
                <w:color w:val="000000"/>
                <w:sz w:val="24"/>
                <w:szCs w:val="24"/>
              </w:rPr>
              <w:t>Estimated Cost (in millions)</w:t>
            </w:r>
          </w:p>
        </w:tc>
      </w:tr>
      <w:tr w:rsidR="00F97F59" w:rsidRPr="006640CE" w14:paraId="2A4DCC0C" w14:textId="77777777" w:rsidTr="0001289F">
        <w:trPr>
          <w:trHeight w:val="300"/>
        </w:trPr>
        <w:tc>
          <w:tcPr>
            <w:tcW w:w="660" w:type="pct"/>
            <w:tcBorders>
              <w:top w:val="nil"/>
              <w:left w:val="nil"/>
              <w:bottom w:val="single" w:sz="4" w:space="0" w:color="auto"/>
              <w:right w:val="nil"/>
            </w:tcBorders>
            <w:shd w:val="clear" w:color="auto" w:fill="auto"/>
            <w:noWrap/>
            <w:vAlign w:val="bottom"/>
            <w:hideMark/>
          </w:tcPr>
          <w:p w14:paraId="72AF7E7F"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States</w:t>
            </w:r>
          </w:p>
        </w:tc>
        <w:tc>
          <w:tcPr>
            <w:tcW w:w="2617" w:type="pct"/>
            <w:tcBorders>
              <w:top w:val="nil"/>
              <w:left w:val="nil"/>
              <w:bottom w:val="single" w:sz="4" w:space="0" w:color="auto"/>
              <w:right w:val="nil"/>
            </w:tcBorders>
            <w:shd w:val="clear" w:color="auto" w:fill="auto"/>
            <w:noWrap/>
            <w:vAlign w:val="bottom"/>
            <w:hideMark/>
          </w:tcPr>
          <w:p w14:paraId="5194C50C"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Definitions</w:t>
            </w:r>
          </w:p>
        </w:tc>
        <w:tc>
          <w:tcPr>
            <w:tcW w:w="86" w:type="pct"/>
            <w:tcBorders>
              <w:top w:val="nil"/>
              <w:left w:val="nil"/>
              <w:bottom w:val="single" w:sz="4" w:space="0" w:color="auto"/>
              <w:right w:val="nil"/>
            </w:tcBorders>
            <w:shd w:val="clear" w:color="auto" w:fill="auto"/>
            <w:noWrap/>
            <w:vAlign w:val="bottom"/>
            <w:hideMark/>
          </w:tcPr>
          <w:p w14:paraId="53584163"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 </w:t>
            </w:r>
          </w:p>
        </w:tc>
        <w:tc>
          <w:tcPr>
            <w:tcW w:w="1638" w:type="pct"/>
            <w:tcBorders>
              <w:top w:val="nil"/>
              <w:left w:val="nil"/>
              <w:bottom w:val="single" w:sz="4" w:space="0" w:color="auto"/>
              <w:right w:val="nil"/>
            </w:tcBorders>
            <w:shd w:val="clear" w:color="auto" w:fill="auto"/>
            <w:noWrap/>
            <w:vAlign w:val="bottom"/>
            <w:hideMark/>
          </w:tcPr>
          <w:p w14:paraId="7BD15F9C" w14:textId="77777777" w:rsidR="006640CE" w:rsidRPr="006640CE" w:rsidRDefault="006640CE" w:rsidP="006640CE">
            <w:pPr>
              <w:spacing w:after="0" w:line="240" w:lineRule="auto"/>
              <w:jc w:val="center"/>
              <w:rPr>
                <w:rFonts w:ascii="Calibri" w:eastAsia="Times New Roman" w:hAnsi="Calibri" w:cs="Calibri"/>
                <w:b/>
                <w:bCs/>
                <w:color w:val="000000"/>
              </w:rPr>
            </w:pPr>
            <w:r w:rsidRPr="006640CE">
              <w:rPr>
                <w:rFonts w:ascii="Calibri" w:eastAsia="Times New Roman" w:hAnsi="Calibri" w:cs="Calibri"/>
                <w:b/>
                <w:bCs/>
                <w:color w:val="000000"/>
              </w:rPr>
              <w:t>Justifications</w:t>
            </w:r>
          </w:p>
        </w:tc>
      </w:tr>
      <w:tr w:rsidR="003C7067" w:rsidRPr="006640CE" w14:paraId="14AD0660" w14:textId="77777777" w:rsidTr="0001289F">
        <w:trPr>
          <w:trHeight w:val="900"/>
        </w:trPr>
        <w:tc>
          <w:tcPr>
            <w:tcW w:w="660" w:type="pct"/>
            <w:tcBorders>
              <w:top w:val="nil"/>
              <w:left w:val="nil"/>
              <w:bottom w:val="nil"/>
              <w:right w:val="nil"/>
            </w:tcBorders>
            <w:shd w:val="clear" w:color="auto" w:fill="auto"/>
            <w:noWrap/>
            <w:vAlign w:val="center"/>
            <w:hideMark/>
          </w:tcPr>
          <w:p w14:paraId="0599C340" w14:textId="19A48CF2" w:rsidR="003C7067" w:rsidRPr="006640CE" w:rsidRDefault="003C7067" w:rsidP="006640CE">
            <w:pPr>
              <w:spacing w:after="0" w:line="240" w:lineRule="auto"/>
              <w:jc w:val="center"/>
              <w:rPr>
                <w:rFonts w:ascii="Calibri" w:eastAsia="Times New Roman" w:hAnsi="Calibri" w:cs="Calibri"/>
                <w:color w:val="000000"/>
              </w:rPr>
            </w:pPr>
            <w:r w:rsidRPr="006640CE">
              <w:rPr>
                <w:rFonts w:ascii="Calibri" w:eastAsia="Times New Roman" w:hAnsi="Calibri" w:cs="Calibri"/>
                <w:color w:val="000000"/>
              </w:rPr>
              <w:t>0.3</w:t>
            </w:r>
            <w:r w:rsidR="0001289F">
              <w:rPr>
                <w:rFonts w:ascii="Calibri" w:eastAsia="Times New Roman" w:hAnsi="Calibri" w:cs="Calibri"/>
                <w:color w:val="000000"/>
              </w:rPr>
              <w:t xml:space="preserve"> to 0.45</w:t>
            </w:r>
          </w:p>
        </w:tc>
        <w:tc>
          <w:tcPr>
            <w:tcW w:w="2617" w:type="pct"/>
            <w:tcBorders>
              <w:top w:val="nil"/>
              <w:left w:val="nil"/>
              <w:bottom w:val="nil"/>
              <w:right w:val="nil"/>
            </w:tcBorders>
            <w:shd w:val="clear" w:color="auto" w:fill="auto"/>
            <w:vAlign w:val="center"/>
            <w:hideMark/>
          </w:tcPr>
          <w:p w14:paraId="76E42E63" w14:textId="0737F7F9" w:rsidR="003C7067" w:rsidRPr="006640CE" w:rsidRDefault="003C706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expected cost of sampling under the given </w:t>
            </w:r>
            <w:r w:rsidR="0001289F">
              <w:rPr>
                <w:rFonts w:ascii="Calibri" w:eastAsia="Times New Roman" w:hAnsi="Calibri" w:cs="Calibri"/>
                <w:color w:val="000000"/>
              </w:rPr>
              <w:t>monitoring design is greater than or equal to $300,000 but less than</w:t>
            </w:r>
            <w:r w:rsidR="00AE62CD">
              <w:rPr>
                <w:rFonts w:ascii="Calibri" w:eastAsia="Times New Roman" w:hAnsi="Calibri" w:cs="Calibri"/>
                <w:color w:val="000000"/>
              </w:rPr>
              <w:t xml:space="preserve"> $45</w:t>
            </w:r>
            <w:r w:rsidRPr="006640CE">
              <w:rPr>
                <w:rFonts w:ascii="Calibri" w:eastAsia="Times New Roman" w:hAnsi="Calibri" w:cs="Calibri"/>
                <w:color w:val="000000"/>
              </w:rPr>
              <w:t>0,000.</w:t>
            </w:r>
          </w:p>
        </w:tc>
        <w:tc>
          <w:tcPr>
            <w:tcW w:w="86" w:type="pct"/>
            <w:tcBorders>
              <w:top w:val="nil"/>
              <w:left w:val="nil"/>
              <w:bottom w:val="nil"/>
              <w:right w:val="nil"/>
            </w:tcBorders>
            <w:shd w:val="clear" w:color="auto" w:fill="auto"/>
            <w:vAlign w:val="center"/>
            <w:hideMark/>
          </w:tcPr>
          <w:p w14:paraId="2AD47863" w14:textId="77777777" w:rsidR="003C7067" w:rsidRPr="006640CE" w:rsidRDefault="003C7067" w:rsidP="006640CE">
            <w:pPr>
              <w:spacing w:after="0" w:line="240" w:lineRule="auto"/>
              <w:rPr>
                <w:rFonts w:ascii="Calibri" w:eastAsia="Times New Roman" w:hAnsi="Calibri" w:cs="Calibri"/>
                <w:color w:val="000000"/>
              </w:rPr>
            </w:pPr>
          </w:p>
        </w:tc>
        <w:tc>
          <w:tcPr>
            <w:tcW w:w="1638" w:type="pct"/>
            <w:tcBorders>
              <w:top w:val="nil"/>
              <w:left w:val="nil"/>
              <w:bottom w:val="nil"/>
              <w:right w:val="nil"/>
            </w:tcBorders>
            <w:shd w:val="clear" w:color="auto" w:fill="auto"/>
            <w:vAlign w:val="center"/>
            <w:hideMark/>
          </w:tcPr>
          <w:p w14:paraId="341B4183" w14:textId="3B7D35D7" w:rsidR="003C7067" w:rsidRPr="006640CE" w:rsidRDefault="0001289F" w:rsidP="006640CE">
            <w:pPr>
              <w:spacing w:after="0" w:line="240" w:lineRule="auto"/>
              <w:rPr>
                <w:rFonts w:ascii="Calibri" w:eastAsia="Times New Roman" w:hAnsi="Calibri" w:cs="Calibri"/>
                <w:color w:val="000000"/>
              </w:rPr>
            </w:pPr>
            <w:r>
              <w:rPr>
                <w:rFonts w:ascii="Calibri" w:eastAsia="Times New Roman" w:hAnsi="Calibri" w:cs="Calibri"/>
                <w:color w:val="000000"/>
              </w:rPr>
              <w:t>Minimum budget needed to fund sturgeon-season sampling.</w:t>
            </w:r>
          </w:p>
        </w:tc>
      </w:tr>
      <w:tr w:rsidR="003C7067" w:rsidRPr="006640CE" w14:paraId="000E3E43" w14:textId="77777777" w:rsidTr="0001289F">
        <w:trPr>
          <w:trHeight w:val="900"/>
        </w:trPr>
        <w:tc>
          <w:tcPr>
            <w:tcW w:w="660" w:type="pct"/>
            <w:tcBorders>
              <w:top w:val="nil"/>
              <w:left w:val="nil"/>
              <w:bottom w:val="nil"/>
              <w:right w:val="nil"/>
            </w:tcBorders>
            <w:shd w:val="clear" w:color="auto" w:fill="auto"/>
            <w:noWrap/>
            <w:vAlign w:val="center"/>
            <w:hideMark/>
          </w:tcPr>
          <w:p w14:paraId="4CDA44CD" w14:textId="5D951A75" w:rsidR="003C7067" w:rsidRPr="006640CE" w:rsidRDefault="0001289F" w:rsidP="006640CE">
            <w:pPr>
              <w:spacing w:after="0" w:line="240" w:lineRule="auto"/>
              <w:jc w:val="center"/>
              <w:rPr>
                <w:rFonts w:ascii="Calibri" w:eastAsia="Times New Roman" w:hAnsi="Calibri" w:cs="Calibri"/>
                <w:color w:val="000000"/>
              </w:rPr>
            </w:pPr>
            <w:r>
              <w:rPr>
                <w:rFonts w:ascii="Calibri" w:eastAsia="Times New Roman" w:hAnsi="Calibri" w:cs="Calibri"/>
                <w:color w:val="000000"/>
              </w:rPr>
              <w:t>0.45 to 0.75</w:t>
            </w:r>
          </w:p>
        </w:tc>
        <w:tc>
          <w:tcPr>
            <w:tcW w:w="2617" w:type="pct"/>
            <w:tcBorders>
              <w:top w:val="nil"/>
              <w:left w:val="nil"/>
              <w:bottom w:val="nil"/>
              <w:right w:val="nil"/>
            </w:tcBorders>
            <w:shd w:val="clear" w:color="auto" w:fill="auto"/>
            <w:vAlign w:val="center"/>
            <w:hideMark/>
          </w:tcPr>
          <w:p w14:paraId="6C8E4197" w14:textId="4295AF5C" w:rsidR="003C7067" w:rsidRPr="006640CE" w:rsidRDefault="003C706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expected cost of sampling under the given </w:t>
            </w:r>
            <w:r>
              <w:rPr>
                <w:rFonts w:ascii="Calibri" w:eastAsia="Times New Roman" w:hAnsi="Calibri" w:cs="Calibri"/>
                <w:color w:val="000000"/>
              </w:rPr>
              <w:t xml:space="preserve">monitoring design is </w:t>
            </w:r>
            <w:r w:rsidR="0001289F">
              <w:rPr>
                <w:rFonts w:ascii="Calibri" w:eastAsia="Times New Roman" w:hAnsi="Calibri" w:cs="Calibri"/>
                <w:color w:val="000000"/>
              </w:rPr>
              <w:t>greater than or equal to</w:t>
            </w:r>
            <w:r w:rsidR="00AE62CD">
              <w:rPr>
                <w:rFonts w:ascii="Calibri" w:eastAsia="Times New Roman" w:hAnsi="Calibri" w:cs="Calibri"/>
                <w:color w:val="000000"/>
              </w:rPr>
              <w:t xml:space="preserve"> $45</w:t>
            </w:r>
            <w:r>
              <w:rPr>
                <w:rFonts w:ascii="Calibri" w:eastAsia="Times New Roman" w:hAnsi="Calibri" w:cs="Calibri"/>
                <w:color w:val="000000"/>
              </w:rPr>
              <w:t xml:space="preserve">0,000 </w:t>
            </w:r>
            <w:r w:rsidR="0001289F">
              <w:rPr>
                <w:rFonts w:ascii="Calibri" w:eastAsia="Times New Roman" w:hAnsi="Calibri" w:cs="Calibri"/>
                <w:color w:val="000000"/>
              </w:rPr>
              <w:t>but less than</w:t>
            </w:r>
            <w:r w:rsidR="00AE62CD">
              <w:rPr>
                <w:rFonts w:ascii="Calibri" w:eastAsia="Times New Roman" w:hAnsi="Calibri" w:cs="Calibri"/>
                <w:color w:val="000000"/>
              </w:rPr>
              <w:t xml:space="preserve"> $75</w:t>
            </w:r>
            <w:r w:rsidRPr="006640CE">
              <w:rPr>
                <w:rFonts w:ascii="Calibri" w:eastAsia="Times New Roman" w:hAnsi="Calibri" w:cs="Calibri"/>
                <w:color w:val="000000"/>
              </w:rPr>
              <w:t>0,000.</w:t>
            </w:r>
          </w:p>
        </w:tc>
        <w:tc>
          <w:tcPr>
            <w:tcW w:w="86" w:type="pct"/>
            <w:tcBorders>
              <w:top w:val="nil"/>
              <w:left w:val="nil"/>
              <w:bottom w:val="nil"/>
              <w:right w:val="nil"/>
            </w:tcBorders>
            <w:shd w:val="clear" w:color="auto" w:fill="auto"/>
            <w:vAlign w:val="bottom"/>
            <w:hideMark/>
          </w:tcPr>
          <w:p w14:paraId="287724E2" w14:textId="77777777" w:rsidR="003C7067" w:rsidRPr="006640CE" w:rsidRDefault="003C7067" w:rsidP="006640CE">
            <w:pPr>
              <w:spacing w:after="0" w:line="240" w:lineRule="auto"/>
              <w:rPr>
                <w:rFonts w:ascii="Calibri" w:eastAsia="Times New Roman" w:hAnsi="Calibri" w:cs="Calibri"/>
                <w:color w:val="000000"/>
              </w:rPr>
            </w:pPr>
          </w:p>
        </w:tc>
        <w:tc>
          <w:tcPr>
            <w:tcW w:w="1638" w:type="pct"/>
            <w:tcBorders>
              <w:top w:val="nil"/>
              <w:left w:val="nil"/>
              <w:bottom w:val="nil"/>
              <w:right w:val="nil"/>
            </w:tcBorders>
            <w:shd w:val="clear" w:color="auto" w:fill="auto"/>
            <w:vAlign w:val="center"/>
            <w:hideMark/>
          </w:tcPr>
          <w:p w14:paraId="54B25245" w14:textId="77777777" w:rsidR="003C7067" w:rsidRDefault="00E12F9D" w:rsidP="006640CE">
            <w:pPr>
              <w:spacing w:after="0" w:line="240" w:lineRule="auto"/>
              <w:rPr>
                <w:rFonts w:ascii="Calibri" w:eastAsia="Times New Roman" w:hAnsi="Calibri" w:cs="Calibri"/>
                <w:color w:val="000000"/>
              </w:rPr>
            </w:pPr>
            <w:r>
              <w:rPr>
                <w:rFonts w:ascii="Calibri" w:eastAsia="Times New Roman" w:hAnsi="Calibri" w:cs="Calibri"/>
                <w:color w:val="000000"/>
              </w:rPr>
              <w:t>Minimum budget needed to fund sturgeon-season sampling that can support mark-recapture estimators.</w:t>
            </w:r>
          </w:p>
          <w:p w14:paraId="7DCEC2A5" w14:textId="17D154E3" w:rsidR="003A3D80" w:rsidRPr="006640CE" w:rsidRDefault="003A3D80" w:rsidP="006640CE">
            <w:pPr>
              <w:spacing w:after="0" w:line="240" w:lineRule="auto"/>
              <w:rPr>
                <w:rFonts w:ascii="Calibri" w:eastAsia="Times New Roman" w:hAnsi="Calibri" w:cs="Calibri"/>
                <w:color w:val="000000"/>
              </w:rPr>
            </w:pPr>
          </w:p>
        </w:tc>
      </w:tr>
      <w:tr w:rsidR="003C7067" w:rsidRPr="006640CE" w14:paraId="5031A677" w14:textId="77777777" w:rsidTr="0001289F">
        <w:trPr>
          <w:trHeight w:val="900"/>
        </w:trPr>
        <w:tc>
          <w:tcPr>
            <w:tcW w:w="660" w:type="pct"/>
            <w:tcBorders>
              <w:top w:val="nil"/>
              <w:left w:val="nil"/>
              <w:bottom w:val="nil"/>
              <w:right w:val="nil"/>
            </w:tcBorders>
            <w:shd w:val="clear" w:color="auto" w:fill="auto"/>
            <w:noWrap/>
            <w:vAlign w:val="center"/>
            <w:hideMark/>
          </w:tcPr>
          <w:p w14:paraId="3D774FCE" w14:textId="251E2F63" w:rsidR="003C7067" w:rsidRPr="006640CE" w:rsidRDefault="0001289F" w:rsidP="006640CE">
            <w:pPr>
              <w:spacing w:after="0" w:line="240" w:lineRule="auto"/>
              <w:jc w:val="center"/>
              <w:rPr>
                <w:rFonts w:ascii="Calibri" w:eastAsia="Times New Roman" w:hAnsi="Calibri" w:cs="Calibri"/>
                <w:color w:val="000000"/>
              </w:rPr>
            </w:pPr>
            <w:r>
              <w:rPr>
                <w:rFonts w:ascii="Calibri" w:eastAsia="Times New Roman" w:hAnsi="Calibri" w:cs="Calibri"/>
                <w:color w:val="000000"/>
              </w:rPr>
              <w:t>0.75 to 1.05</w:t>
            </w:r>
          </w:p>
        </w:tc>
        <w:tc>
          <w:tcPr>
            <w:tcW w:w="2617" w:type="pct"/>
            <w:tcBorders>
              <w:top w:val="nil"/>
              <w:left w:val="nil"/>
              <w:bottom w:val="nil"/>
              <w:right w:val="nil"/>
            </w:tcBorders>
            <w:shd w:val="clear" w:color="auto" w:fill="auto"/>
            <w:vAlign w:val="center"/>
            <w:hideMark/>
          </w:tcPr>
          <w:p w14:paraId="253D65E9" w14:textId="496BF014" w:rsidR="003C7067" w:rsidRPr="006640CE" w:rsidRDefault="003C706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The expected cost of sampling under the given monitoring design is</w:t>
            </w:r>
            <w:r>
              <w:rPr>
                <w:rFonts w:ascii="Calibri" w:eastAsia="Times New Roman" w:hAnsi="Calibri" w:cs="Calibri"/>
                <w:color w:val="000000"/>
              </w:rPr>
              <w:t xml:space="preserve"> </w:t>
            </w:r>
            <w:r w:rsidR="0001289F">
              <w:rPr>
                <w:rFonts w:ascii="Calibri" w:eastAsia="Times New Roman" w:hAnsi="Calibri" w:cs="Calibri"/>
                <w:color w:val="000000"/>
              </w:rPr>
              <w:t>greater than or equal to</w:t>
            </w:r>
            <w:r w:rsidR="00AE62CD">
              <w:rPr>
                <w:rFonts w:ascii="Calibri" w:eastAsia="Times New Roman" w:hAnsi="Calibri" w:cs="Calibri"/>
                <w:color w:val="000000"/>
              </w:rPr>
              <w:t xml:space="preserve"> $75</w:t>
            </w:r>
            <w:r w:rsidRPr="006640CE">
              <w:rPr>
                <w:rFonts w:ascii="Calibri" w:eastAsia="Times New Roman" w:hAnsi="Calibri" w:cs="Calibri"/>
                <w:color w:val="000000"/>
              </w:rPr>
              <w:t xml:space="preserve">0,000 </w:t>
            </w:r>
            <w:r w:rsidR="0001289F">
              <w:rPr>
                <w:rFonts w:ascii="Calibri" w:eastAsia="Times New Roman" w:hAnsi="Calibri" w:cs="Calibri"/>
                <w:color w:val="000000"/>
              </w:rPr>
              <w:t>but less than</w:t>
            </w:r>
            <w:r w:rsidR="00AE62CD">
              <w:rPr>
                <w:rFonts w:ascii="Calibri" w:eastAsia="Times New Roman" w:hAnsi="Calibri" w:cs="Calibri"/>
                <w:color w:val="000000"/>
              </w:rPr>
              <w:t xml:space="preserve"> $1.05</w:t>
            </w:r>
            <w:r w:rsidRPr="006640CE">
              <w:rPr>
                <w:rFonts w:ascii="Calibri" w:eastAsia="Times New Roman" w:hAnsi="Calibri" w:cs="Calibri"/>
                <w:color w:val="000000"/>
              </w:rPr>
              <w:t xml:space="preserve"> million.</w:t>
            </w:r>
          </w:p>
        </w:tc>
        <w:tc>
          <w:tcPr>
            <w:tcW w:w="86" w:type="pct"/>
            <w:tcBorders>
              <w:top w:val="nil"/>
              <w:left w:val="nil"/>
              <w:bottom w:val="nil"/>
              <w:right w:val="nil"/>
            </w:tcBorders>
            <w:shd w:val="clear" w:color="auto" w:fill="auto"/>
            <w:noWrap/>
            <w:vAlign w:val="bottom"/>
            <w:hideMark/>
          </w:tcPr>
          <w:p w14:paraId="3F7B551D" w14:textId="77777777" w:rsidR="003C7067" w:rsidRPr="006640CE" w:rsidRDefault="003C7067" w:rsidP="006640CE">
            <w:pPr>
              <w:spacing w:after="0" w:line="240" w:lineRule="auto"/>
              <w:rPr>
                <w:rFonts w:ascii="Calibri" w:eastAsia="Times New Roman" w:hAnsi="Calibri" w:cs="Calibri"/>
                <w:color w:val="000000"/>
              </w:rPr>
            </w:pPr>
          </w:p>
        </w:tc>
        <w:tc>
          <w:tcPr>
            <w:tcW w:w="1638" w:type="pct"/>
            <w:tcBorders>
              <w:top w:val="nil"/>
              <w:left w:val="nil"/>
              <w:bottom w:val="nil"/>
              <w:right w:val="nil"/>
            </w:tcBorders>
            <w:shd w:val="clear" w:color="auto" w:fill="auto"/>
            <w:vAlign w:val="center"/>
            <w:hideMark/>
          </w:tcPr>
          <w:p w14:paraId="797D1F96" w14:textId="239B4C78" w:rsidR="003C7067" w:rsidRPr="006640CE" w:rsidRDefault="003A3D80" w:rsidP="006640CE">
            <w:pPr>
              <w:spacing w:after="0" w:line="240" w:lineRule="auto"/>
              <w:rPr>
                <w:rFonts w:ascii="Calibri" w:eastAsia="Times New Roman" w:hAnsi="Calibri" w:cs="Calibri"/>
                <w:color w:val="000000"/>
              </w:rPr>
            </w:pPr>
            <w:r>
              <w:rPr>
                <w:rFonts w:ascii="Calibri" w:eastAsia="Times New Roman" w:hAnsi="Calibri" w:cs="Calibri"/>
                <w:color w:val="000000"/>
              </w:rPr>
              <w:t>Minimum budget needed to fund sturgeon-season sampling that can support mark-recapture estimators and recruitment-detection sampling.</w:t>
            </w:r>
          </w:p>
        </w:tc>
      </w:tr>
      <w:tr w:rsidR="003C7067" w:rsidRPr="006640CE" w14:paraId="1E81FD0A" w14:textId="77777777" w:rsidTr="0001289F">
        <w:trPr>
          <w:trHeight w:val="900"/>
        </w:trPr>
        <w:tc>
          <w:tcPr>
            <w:tcW w:w="660" w:type="pct"/>
            <w:tcBorders>
              <w:top w:val="nil"/>
              <w:left w:val="nil"/>
              <w:bottom w:val="nil"/>
              <w:right w:val="nil"/>
            </w:tcBorders>
            <w:shd w:val="clear" w:color="auto" w:fill="auto"/>
            <w:noWrap/>
            <w:vAlign w:val="center"/>
            <w:hideMark/>
          </w:tcPr>
          <w:p w14:paraId="1BCC0F81" w14:textId="0CED60F2" w:rsidR="003C7067" w:rsidRPr="006640CE" w:rsidRDefault="0001289F" w:rsidP="006640CE">
            <w:pPr>
              <w:spacing w:after="0" w:line="240" w:lineRule="auto"/>
              <w:jc w:val="center"/>
              <w:rPr>
                <w:rFonts w:ascii="Calibri" w:eastAsia="Times New Roman" w:hAnsi="Calibri" w:cs="Calibri"/>
                <w:color w:val="000000"/>
              </w:rPr>
            </w:pPr>
            <w:r>
              <w:rPr>
                <w:rFonts w:ascii="Calibri" w:eastAsia="Times New Roman" w:hAnsi="Calibri" w:cs="Calibri"/>
                <w:color w:val="000000"/>
              </w:rPr>
              <w:t>1.05 to 1.35</w:t>
            </w:r>
          </w:p>
        </w:tc>
        <w:tc>
          <w:tcPr>
            <w:tcW w:w="2617" w:type="pct"/>
            <w:tcBorders>
              <w:top w:val="nil"/>
              <w:left w:val="nil"/>
              <w:bottom w:val="nil"/>
              <w:right w:val="nil"/>
            </w:tcBorders>
            <w:shd w:val="clear" w:color="auto" w:fill="auto"/>
            <w:vAlign w:val="center"/>
            <w:hideMark/>
          </w:tcPr>
          <w:p w14:paraId="7E7B8D65" w14:textId="771B90EC" w:rsidR="003C7067" w:rsidRPr="006640CE" w:rsidRDefault="003C7067" w:rsidP="006640CE">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expected cost of sampling under the given monitoring design is </w:t>
            </w:r>
            <w:r w:rsidR="0001289F">
              <w:rPr>
                <w:rFonts w:ascii="Calibri" w:eastAsia="Times New Roman" w:hAnsi="Calibri" w:cs="Calibri"/>
                <w:color w:val="000000"/>
              </w:rPr>
              <w:t>greater than or equal to</w:t>
            </w:r>
            <w:r w:rsidR="00AE62CD">
              <w:rPr>
                <w:rFonts w:ascii="Calibri" w:eastAsia="Times New Roman" w:hAnsi="Calibri" w:cs="Calibri"/>
                <w:color w:val="000000"/>
              </w:rPr>
              <w:t xml:space="preserve"> 1.05</w:t>
            </w:r>
            <w:r w:rsidR="0001289F">
              <w:rPr>
                <w:rFonts w:ascii="Calibri" w:eastAsia="Times New Roman" w:hAnsi="Calibri" w:cs="Calibri"/>
                <w:color w:val="000000"/>
              </w:rPr>
              <w:t xml:space="preserve"> but less than 1.</w:t>
            </w:r>
            <w:r w:rsidR="00AE62CD">
              <w:rPr>
                <w:rFonts w:ascii="Calibri" w:eastAsia="Times New Roman" w:hAnsi="Calibri" w:cs="Calibri"/>
                <w:color w:val="000000"/>
              </w:rPr>
              <w:t>3</w:t>
            </w:r>
            <w:r w:rsidR="0001289F">
              <w:rPr>
                <w:rFonts w:ascii="Calibri" w:eastAsia="Times New Roman" w:hAnsi="Calibri" w:cs="Calibri"/>
                <w:color w:val="000000"/>
              </w:rPr>
              <w:t>5</w:t>
            </w:r>
            <w:r w:rsidRPr="006640CE">
              <w:rPr>
                <w:rFonts w:ascii="Calibri" w:eastAsia="Times New Roman" w:hAnsi="Calibri" w:cs="Calibri"/>
                <w:color w:val="000000"/>
              </w:rPr>
              <w:t xml:space="preserve"> million dollars.</w:t>
            </w:r>
          </w:p>
        </w:tc>
        <w:tc>
          <w:tcPr>
            <w:tcW w:w="86" w:type="pct"/>
            <w:tcBorders>
              <w:top w:val="nil"/>
              <w:left w:val="nil"/>
              <w:bottom w:val="nil"/>
              <w:right w:val="nil"/>
            </w:tcBorders>
            <w:shd w:val="clear" w:color="auto" w:fill="auto"/>
            <w:noWrap/>
            <w:vAlign w:val="bottom"/>
            <w:hideMark/>
          </w:tcPr>
          <w:p w14:paraId="64EC4B1C" w14:textId="77777777" w:rsidR="003C7067" w:rsidRPr="006640CE" w:rsidRDefault="003C7067" w:rsidP="006640CE">
            <w:pPr>
              <w:spacing w:after="0" w:line="240" w:lineRule="auto"/>
              <w:rPr>
                <w:rFonts w:ascii="Calibri" w:eastAsia="Times New Roman" w:hAnsi="Calibri" w:cs="Calibri"/>
                <w:color w:val="000000"/>
              </w:rPr>
            </w:pPr>
          </w:p>
        </w:tc>
        <w:tc>
          <w:tcPr>
            <w:tcW w:w="1638" w:type="pct"/>
            <w:tcBorders>
              <w:top w:val="nil"/>
              <w:left w:val="nil"/>
              <w:bottom w:val="nil"/>
              <w:right w:val="nil"/>
            </w:tcBorders>
            <w:shd w:val="clear" w:color="auto" w:fill="auto"/>
            <w:vAlign w:val="center"/>
            <w:hideMark/>
          </w:tcPr>
          <w:p w14:paraId="580A4EE8" w14:textId="220A31F2" w:rsidR="003C7067" w:rsidRPr="006640CE" w:rsidRDefault="00E12F9D" w:rsidP="006640CE">
            <w:pPr>
              <w:spacing w:after="0" w:line="240" w:lineRule="auto"/>
              <w:rPr>
                <w:rFonts w:ascii="Calibri" w:eastAsia="Times New Roman" w:hAnsi="Calibri" w:cs="Calibri"/>
                <w:color w:val="000000"/>
              </w:rPr>
            </w:pPr>
            <w:r>
              <w:rPr>
                <w:rFonts w:ascii="Calibri" w:eastAsia="Times New Roman" w:hAnsi="Calibri" w:cs="Calibri"/>
                <w:color w:val="000000"/>
              </w:rPr>
              <w:t>Can fund sturgeon season-sampling and recruitment-detection sampling, if desired.</w:t>
            </w:r>
          </w:p>
        </w:tc>
      </w:tr>
      <w:tr w:rsidR="0001289F" w:rsidRPr="006640CE" w14:paraId="606DAB4A" w14:textId="77777777" w:rsidTr="0001289F">
        <w:trPr>
          <w:trHeight w:val="900"/>
        </w:trPr>
        <w:tc>
          <w:tcPr>
            <w:tcW w:w="660" w:type="pct"/>
            <w:tcBorders>
              <w:top w:val="nil"/>
              <w:left w:val="nil"/>
              <w:bottom w:val="nil"/>
              <w:right w:val="nil"/>
            </w:tcBorders>
            <w:shd w:val="clear" w:color="auto" w:fill="auto"/>
            <w:noWrap/>
            <w:vAlign w:val="center"/>
          </w:tcPr>
          <w:p w14:paraId="7595DEA3" w14:textId="736035A9" w:rsidR="0001289F" w:rsidRDefault="0001289F" w:rsidP="0001289F">
            <w:pPr>
              <w:spacing w:after="0" w:line="240" w:lineRule="auto"/>
              <w:jc w:val="center"/>
              <w:rPr>
                <w:rFonts w:ascii="Calibri" w:eastAsia="Times New Roman" w:hAnsi="Calibri" w:cs="Calibri"/>
                <w:color w:val="000000"/>
              </w:rPr>
            </w:pPr>
            <w:r>
              <w:rPr>
                <w:rFonts w:ascii="Calibri" w:eastAsia="Times New Roman" w:hAnsi="Calibri" w:cs="Calibri"/>
                <w:color w:val="000000"/>
              </w:rPr>
              <w:t>1.35 to 1.5</w:t>
            </w:r>
          </w:p>
        </w:tc>
        <w:tc>
          <w:tcPr>
            <w:tcW w:w="2617" w:type="pct"/>
            <w:tcBorders>
              <w:top w:val="nil"/>
              <w:left w:val="nil"/>
              <w:bottom w:val="nil"/>
              <w:right w:val="nil"/>
            </w:tcBorders>
            <w:shd w:val="clear" w:color="auto" w:fill="auto"/>
            <w:vAlign w:val="center"/>
          </w:tcPr>
          <w:p w14:paraId="118B0E8D" w14:textId="2AC56C30" w:rsidR="0001289F" w:rsidRPr="006640CE" w:rsidRDefault="0001289F" w:rsidP="00E12F9D">
            <w:pPr>
              <w:spacing w:after="0" w:line="240" w:lineRule="auto"/>
              <w:rPr>
                <w:rFonts w:ascii="Calibri" w:eastAsia="Times New Roman" w:hAnsi="Calibri" w:cs="Calibri"/>
                <w:color w:val="000000"/>
              </w:rPr>
            </w:pPr>
            <w:r w:rsidRPr="006640CE">
              <w:rPr>
                <w:rFonts w:ascii="Calibri" w:eastAsia="Times New Roman" w:hAnsi="Calibri" w:cs="Calibri"/>
                <w:color w:val="000000"/>
              </w:rPr>
              <w:t xml:space="preserve">The expected cost of sampling under the given monitoring design is </w:t>
            </w:r>
            <w:r>
              <w:rPr>
                <w:rFonts w:ascii="Calibri" w:eastAsia="Times New Roman" w:hAnsi="Calibri" w:cs="Calibri"/>
                <w:color w:val="000000"/>
              </w:rPr>
              <w:t>greater than or equal to</w:t>
            </w:r>
            <w:r w:rsidR="00AE62CD">
              <w:rPr>
                <w:rFonts w:ascii="Calibri" w:eastAsia="Times New Roman" w:hAnsi="Calibri" w:cs="Calibri"/>
                <w:color w:val="000000"/>
              </w:rPr>
              <w:t xml:space="preserve"> 1.35</w:t>
            </w:r>
            <w:r>
              <w:rPr>
                <w:rFonts w:ascii="Calibri" w:eastAsia="Times New Roman" w:hAnsi="Calibri" w:cs="Calibri"/>
                <w:color w:val="000000"/>
              </w:rPr>
              <w:t xml:space="preserve"> </w:t>
            </w:r>
            <w:r w:rsidR="00E12F9D">
              <w:rPr>
                <w:rFonts w:ascii="Calibri" w:eastAsia="Times New Roman" w:hAnsi="Calibri" w:cs="Calibri"/>
                <w:color w:val="000000"/>
              </w:rPr>
              <w:t xml:space="preserve">but less than or equal to </w:t>
            </w:r>
            <w:r>
              <w:rPr>
                <w:rFonts w:ascii="Calibri" w:eastAsia="Times New Roman" w:hAnsi="Calibri" w:cs="Calibri"/>
                <w:color w:val="000000"/>
              </w:rPr>
              <w:t>1.5</w:t>
            </w:r>
            <w:r w:rsidRPr="006640CE">
              <w:rPr>
                <w:rFonts w:ascii="Calibri" w:eastAsia="Times New Roman" w:hAnsi="Calibri" w:cs="Calibri"/>
                <w:color w:val="000000"/>
              </w:rPr>
              <w:t xml:space="preserve"> million dollars.</w:t>
            </w:r>
          </w:p>
        </w:tc>
        <w:tc>
          <w:tcPr>
            <w:tcW w:w="86" w:type="pct"/>
            <w:tcBorders>
              <w:top w:val="nil"/>
              <w:left w:val="nil"/>
              <w:bottom w:val="nil"/>
              <w:right w:val="nil"/>
            </w:tcBorders>
            <w:shd w:val="clear" w:color="auto" w:fill="auto"/>
            <w:noWrap/>
            <w:vAlign w:val="bottom"/>
          </w:tcPr>
          <w:p w14:paraId="1EB9EA1A" w14:textId="77777777" w:rsidR="0001289F" w:rsidRPr="006640CE" w:rsidRDefault="0001289F" w:rsidP="0001289F">
            <w:pPr>
              <w:spacing w:after="0" w:line="240" w:lineRule="auto"/>
              <w:rPr>
                <w:rFonts w:ascii="Calibri" w:eastAsia="Times New Roman" w:hAnsi="Calibri" w:cs="Calibri"/>
                <w:color w:val="000000"/>
              </w:rPr>
            </w:pPr>
          </w:p>
        </w:tc>
        <w:tc>
          <w:tcPr>
            <w:tcW w:w="1638" w:type="pct"/>
            <w:tcBorders>
              <w:top w:val="nil"/>
              <w:left w:val="nil"/>
              <w:bottom w:val="nil"/>
              <w:right w:val="nil"/>
            </w:tcBorders>
            <w:shd w:val="clear" w:color="auto" w:fill="auto"/>
            <w:vAlign w:val="center"/>
          </w:tcPr>
          <w:p w14:paraId="5D56A7BB" w14:textId="0E23C317" w:rsidR="0001289F" w:rsidRPr="006640CE" w:rsidRDefault="00E12F9D" w:rsidP="00E12F9D">
            <w:pPr>
              <w:spacing w:after="0" w:line="240" w:lineRule="auto"/>
              <w:rPr>
                <w:rFonts w:ascii="Calibri" w:eastAsia="Times New Roman" w:hAnsi="Calibri" w:cs="Calibri"/>
                <w:color w:val="000000"/>
              </w:rPr>
            </w:pPr>
            <w:r>
              <w:rPr>
                <w:rFonts w:ascii="Calibri" w:eastAsia="Times New Roman" w:hAnsi="Calibri" w:cs="Calibri"/>
                <w:color w:val="000000"/>
              </w:rPr>
              <w:t>Budget needed to fund a monitoring program with 4 sturgeon-season secondary sampling occasions and recruitment-detection sampling.</w:t>
            </w:r>
          </w:p>
        </w:tc>
      </w:tr>
      <w:tr w:rsidR="003C7067" w:rsidRPr="006640CE" w14:paraId="7E8CD391" w14:textId="77777777" w:rsidTr="0001289F">
        <w:trPr>
          <w:trHeight w:val="900"/>
        </w:trPr>
        <w:tc>
          <w:tcPr>
            <w:tcW w:w="660" w:type="pct"/>
            <w:tcBorders>
              <w:top w:val="nil"/>
              <w:left w:val="nil"/>
              <w:bottom w:val="nil"/>
              <w:right w:val="nil"/>
            </w:tcBorders>
            <w:shd w:val="clear" w:color="auto" w:fill="auto"/>
            <w:noWrap/>
            <w:vAlign w:val="center"/>
          </w:tcPr>
          <w:p w14:paraId="7BD52B8A" w14:textId="008DB4EE" w:rsidR="003C7067" w:rsidRPr="006640CE" w:rsidRDefault="003C7067" w:rsidP="006640CE">
            <w:pPr>
              <w:spacing w:after="0" w:line="240" w:lineRule="auto"/>
              <w:jc w:val="center"/>
              <w:rPr>
                <w:rFonts w:ascii="Calibri" w:eastAsia="Times New Roman" w:hAnsi="Calibri" w:cs="Calibri"/>
                <w:color w:val="000000"/>
              </w:rPr>
            </w:pPr>
          </w:p>
        </w:tc>
        <w:tc>
          <w:tcPr>
            <w:tcW w:w="2617" w:type="pct"/>
            <w:tcBorders>
              <w:top w:val="nil"/>
              <w:left w:val="nil"/>
              <w:bottom w:val="nil"/>
              <w:right w:val="nil"/>
            </w:tcBorders>
            <w:shd w:val="clear" w:color="auto" w:fill="auto"/>
            <w:vAlign w:val="center"/>
          </w:tcPr>
          <w:p w14:paraId="3BF45534" w14:textId="31F78A9F" w:rsidR="003C7067" w:rsidRPr="006640CE" w:rsidRDefault="003C7067" w:rsidP="006640CE">
            <w:pPr>
              <w:spacing w:after="0" w:line="240" w:lineRule="auto"/>
              <w:rPr>
                <w:rFonts w:ascii="Calibri" w:eastAsia="Times New Roman" w:hAnsi="Calibri" w:cs="Calibri"/>
                <w:color w:val="000000"/>
              </w:rPr>
            </w:pPr>
          </w:p>
        </w:tc>
        <w:tc>
          <w:tcPr>
            <w:tcW w:w="86" w:type="pct"/>
            <w:tcBorders>
              <w:top w:val="nil"/>
              <w:left w:val="nil"/>
              <w:bottom w:val="nil"/>
              <w:right w:val="nil"/>
            </w:tcBorders>
            <w:shd w:val="clear" w:color="auto" w:fill="auto"/>
            <w:noWrap/>
            <w:vAlign w:val="bottom"/>
          </w:tcPr>
          <w:p w14:paraId="27758056" w14:textId="77777777" w:rsidR="003C7067" w:rsidRPr="006640CE" w:rsidRDefault="003C7067" w:rsidP="006640CE">
            <w:pPr>
              <w:spacing w:after="0" w:line="240" w:lineRule="auto"/>
              <w:rPr>
                <w:rFonts w:ascii="Calibri" w:eastAsia="Times New Roman" w:hAnsi="Calibri" w:cs="Calibri"/>
                <w:color w:val="000000"/>
              </w:rPr>
            </w:pPr>
          </w:p>
        </w:tc>
        <w:tc>
          <w:tcPr>
            <w:tcW w:w="1638" w:type="pct"/>
            <w:tcBorders>
              <w:top w:val="nil"/>
              <w:left w:val="nil"/>
              <w:bottom w:val="nil"/>
              <w:right w:val="nil"/>
            </w:tcBorders>
            <w:shd w:val="clear" w:color="auto" w:fill="auto"/>
            <w:vAlign w:val="center"/>
          </w:tcPr>
          <w:p w14:paraId="61C931EA" w14:textId="538860D4" w:rsidR="003C7067" w:rsidRPr="006640CE" w:rsidRDefault="003C7067" w:rsidP="006640CE">
            <w:pPr>
              <w:spacing w:after="0" w:line="240" w:lineRule="auto"/>
              <w:rPr>
                <w:rFonts w:ascii="Calibri" w:eastAsia="Times New Roman" w:hAnsi="Calibri" w:cs="Calibri"/>
                <w:color w:val="000000"/>
              </w:rPr>
            </w:pPr>
          </w:p>
        </w:tc>
      </w:tr>
    </w:tbl>
    <w:p w14:paraId="36055A2C" w14:textId="77777777" w:rsidR="006640CE" w:rsidRPr="00DF6235" w:rsidRDefault="006640CE" w:rsidP="00DF6235">
      <w:pPr>
        <w:spacing w:after="0"/>
        <w:rPr>
          <w:rFonts w:ascii="Times New Roman" w:hAnsi="Times New Roman" w:cs="Times New Roman"/>
        </w:rPr>
      </w:pPr>
    </w:p>
    <w:sectPr w:rsidR="006640CE" w:rsidRPr="00DF6235" w:rsidSect="00570CCF">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ael Colvin" w:date="2018-06-14T08:33:00Z" w:initials="MC">
    <w:p w14:paraId="071ADAD9" w14:textId="68F93777" w:rsidR="00AD1D02" w:rsidRDefault="00AD1D02">
      <w:pPr>
        <w:pStyle w:val="CommentText"/>
      </w:pPr>
      <w:r>
        <w:rPr>
          <w:rStyle w:val="CommentReference"/>
        </w:rPr>
        <w:annotationRef/>
      </w:r>
      <w:r>
        <w:t>This is methods and not relevant for the caption</w:t>
      </w:r>
    </w:p>
  </w:comment>
  <w:comment w:id="6" w:author="Michael Colvin" w:date="2018-06-14T08:59:00Z" w:initials="MC">
    <w:p w14:paraId="168814F8" w14:textId="50B96290" w:rsidR="00D1766F" w:rsidRDefault="00D1766F">
      <w:pPr>
        <w:pStyle w:val="CommentText"/>
      </w:pPr>
      <w:r>
        <w:rPr>
          <w:rStyle w:val="CommentReference"/>
        </w:rPr>
        <w:annotationRef/>
      </w:r>
      <w:r>
        <w:t xml:space="preserve">Format all </w:t>
      </w:r>
      <w:proofErr w:type="spellStart"/>
      <w:r>
        <w:t>multipanel</w:t>
      </w:r>
      <w:proofErr w:type="spellEnd"/>
      <w:r>
        <w:t xml:space="preserve"> references in captions like this.</w:t>
      </w:r>
    </w:p>
  </w:comment>
  <w:comment w:id="25" w:author="sara reynolds" w:date="2018-06-06T16:47:00Z" w:initials="sr">
    <w:p w14:paraId="3C161D5A" w14:textId="435F6B8B" w:rsidR="00AD1D02" w:rsidRDefault="00AD1D02">
      <w:pPr>
        <w:pStyle w:val="CommentText"/>
      </w:pPr>
      <w:r>
        <w:rPr>
          <w:rStyle w:val="CommentReference"/>
        </w:rPr>
        <w:annotationRef/>
      </w:r>
      <w:r>
        <w:rPr>
          <w:rStyle w:val="CommentReference"/>
        </w:rPr>
        <w:t xml:space="preserve">How do we want to address this?  One way would be to include occasions as a link to the abundance precision utility node in the </w:t>
      </w:r>
      <w:proofErr w:type="spellStart"/>
      <w:r>
        <w:rPr>
          <w:rStyle w:val="CommentReference"/>
        </w:rPr>
        <w:t>netica</w:t>
      </w:r>
      <w:proofErr w:type="spellEnd"/>
      <w:r>
        <w:rPr>
          <w:rStyle w:val="CommentReference"/>
        </w:rPr>
        <w:t xml:space="preserve"> model.  Thoughts?  </w:t>
      </w:r>
    </w:p>
  </w:comment>
  <w:comment w:id="26" w:author="Michael Colvin" w:date="2018-06-14T09:03:00Z" w:initials="MC">
    <w:p w14:paraId="725474DE" w14:textId="27EC564D" w:rsidR="00D1766F" w:rsidRDefault="00D1766F">
      <w:pPr>
        <w:pStyle w:val="CommentText"/>
      </w:pPr>
      <w:r>
        <w:rPr>
          <w:rStyle w:val="CommentReference"/>
        </w:rPr>
        <w:annotationRef/>
      </w:r>
      <w:r>
        <w:t xml:space="preserve">This text for </w:t>
      </w:r>
      <w:proofErr w:type="spellStart"/>
      <w:r>
        <w:t>reults</w:t>
      </w:r>
      <w:proofErr w:type="spellEnd"/>
      <w:r>
        <w:t>/discussion and does not go in the caption.</w:t>
      </w:r>
    </w:p>
  </w:comment>
  <w:comment w:id="27" w:author="Michael Colvin" w:date="2018-06-14T11:00:00Z" w:initials="MC">
    <w:p w14:paraId="53C23CE2" w14:textId="1A2A238D" w:rsidR="0055239B" w:rsidRDefault="0055239B">
      <w:pPr>
        <w:pStyle w:val="CommentText"/>
      </w:pPr>
      <w:r>
        <w:rPr>
          <w:rStyle w:val="CommentReference"/>
        </w:rPr>
        <w:annotationRef/>
      </w:r>
      <w:r>
        <w:t>??</w:t>
      </w:r>
    </w:p>
  </w:comment>
  <w:comment w:id="60" w:author="Michael Colvin" w:date="2018-06-14T11:00:00Z" w:initials="MC">
    <w:p w14:paraId="02DCB2C4" w14:textId="43D17100" w:rsidR="0055239B" w:rsidRDefault="0055239B">
      <w:pPr>
        <w:pStyle w:val="CommentText"/>
      </w:pPr>
      <w:r>
        <w:rPr>
          <w:rStyle w:val="CommentReference"/>
        </w:rPr>
        <w:annotationRef/>
      </w:r>
      <w:r>
        <w:t>Why is this table shaded? Remove for consistency with previous tables.</w:t>
      </w:r>
    </w:p>
    <w:p w14:paraId="54E8DA53" w14:textId="040C8D61" w:rsidR="0055239B" w:rsidRDefault="0055239B">
      <w:pPr>
        <w:pStyle w:val="CommentText"/>
      </w:pPr>
    </w:p>
    <w:p w14:paraId="709872F0" w14:textId="77777777" w:rsidR="0055239B" w:rsidRDefault="0055239B">
      <w:pPr>
        <w:pStyle w:val="CommentText"/>
      </w:pPr>
    </w:p>
  </w:comment>
  <w:comment w:id="152" w:author="Michael Colvin" w:date="2018-06-14T11:00:00Z" w:initials="MC">
    <w:p w14:paraId="5DA2A852" w14:textId="1BE67B8E" w:rsidR="0055239B" w:rsidRDefault="0055239B">
      <w:pPr>
        <w:pStyle w:val="CommentText"/>
      </w:pPr>
      <w:r>
        <w:rPr>
          <w:rStyle w:val="CommentReference"/>
        </w:rPr>
        <w:annotationRef/>
      </w:r>
      <w:proofErr w:type="spellStart"/>
      <w:r>
        <w:t>Wh</w:t>
      </w:r>
      <w:proofErr w:type="spellEnd"/>
    </w:p>
  </w:comment>
  <w:comment w:id="153" w:author="Michael Colvin" w:date="2018-06-14T11:00:00Z" w:initials="MC">
    <w:p w14:paraId="741EBFCA" w14:textId="5AB093FB" w:rsidR="0055239B" w:rsidRDefault="0055239B">
      <w:pPr>
        <w:pStyle w:val="CommentText"/>
      </w:pPr>
      <w:r>
        <w:rPr>
          <w:rStyle w:val="CommentReference"/>
        </w:rPr>
        <w:annotationRef/>
      </w:r>
    </w:p>
  </w:comment>
  <w:comment w:id="160" w:author="Michael Colvin" w:date="2018-06-14T11:08:00Z" w:initials="MC">
    <w:p w14:paraId="10306788" w14:textId="2BD10A70" w:rsidR="0055239B" w:rsidRDefault="0055239B">
      <w:pPr>
        <w:pStyle w:val="CommentText"/>
      </w:pPr>
      <w:r>
        <w:rPr>
          <w:rStyle w:val="CommentReference"/>
        </w:rPr>
        <w:annotationRef/>
      </w:r>
      <w:r>
        <w:t>Move all these tables into the text and specify the states and definitions then roll justification in the paragraph description</w:t>
      </w:r>
    </w:p>
  </w:comment>
  <w:comment w:id="172" w:author="Michael Colvin" w:date="2018-06-14T11:02:00Z" w:initials="MC">
    <w:p w14:paraId="09FE8748" w14:textId="1E8600FC" w:rsidR="0055239B" w:rsidRDefault="0055239B">
      <w:pPr>
        <w:pStyle w:val="CommentText"/>
      </w:pPr>
      <w:r>
        <w:rPr>
          <w:rStyle w:val="CommentReference"/>
        </w:rPr>
        <w:annotationRef/>
      </w:r>
      <w:r>
        <w:t>Tables always have a bottom line</w:t>
      </w:r>
    </w:p>
  </w:comment>
  <w:comment w:id="176" w:author="sara reynolds" w:date="2018-06-06T14:37:00Z" w:initials="sr">
    <w:p w14:paraId="2B5C405F" w14:textId="456DA7BC" w:rsidR="00AD1D02" w:rsidRDefault="00AD1D02">
      <w:pPr>
        <w:pStyle w:val="CommentText"/>
      </w:pPr>
      <w:r>
        <w:rPr>
          <w:rStyle w:val="CommentReference"/>
        </w:rPr>
        <w:annotationRef/>
      </w:r>
      <w:r>
        <w:t>Can we relate this to the detection probability of shovelnose sturgeon?</w:t>
      </w:r>
    </w:p>
  </w:comment>
  <w:comment w:id="177" w:author="Michael Colvin" w:date="2018-06-14T11:04:00Z" w:initials="MC">
    <w:p w14:paraId="02B3ABB6" w14:textId="41C315E9" w:rsidR="0055239B" w:rsidRDefault="0055239B">
      <w:pPr>
        <w:pStyle w:val="CommentText"/>
      </w:pPr>
      <w:r>
        <w:rPr>
          <w:rStyle w:val="CommentReference"/>
        </w:rPr>
        <w:annotationRef/>
      </w:r>
      <w:r>
        <w:t>Not sure what you mean</w:t>
      </w:r>
    </w:p>
  </w:comment>
  <w:comment w:id="178" w:author="sara reynolds" w:date="2018-06-06T15:51:00Z" w:initials="sr">
    <w:p w14:paraId="03C30B21" w14:textId="496ABD10" w:rsidR="00AD1D02" w:rsidRDefault="00AD1D02">
      <w:pPr>
        <w:pStyle w:val="CommentText"/>
      </w:pPr>
      <w:r>
        <w:rPr>
          <w:rStyle w:val="CommentReference"/>
        </w:rPr>
        <w:annotationRef/>
      </w:r>
      <w:r>
        <w:t>Condense all of the repeated justifications into a single merged cell for this and other tables?</w:t>
      </w:r>
    </w:p>
  </w:comment>
  <w:comment w:id="179" w:author="Michael Colvin" w:date="2018-06-14T11:07:00Z" w:initials="MC">
    <w:p w14:paraId="742C5C44" w14:textId="137BD1E8" w:rsidR="0055239B" w:rsidRDefault="0055239B">
      <w:pPr>
        <w:pStyle w:val="CommentText"/>
      </w:pPr>
      <w:r>
        <w:rPr>
          <w:rStyle w:val="CommentReference"/>
        </w:rPr>
        <w:annotationRef/>
      </w:r>
      <w:r>
        <w:t xml:space="preserve">I suspect this is redundant with what is in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1ADAD9" w15:done="0"/>
  <w15:commentEx w15:paraId="168814F8" w15:done="0"/>
  <w15:commentEx w15:paraId="3C161D5A" w15:done="0"/>
  <w15:commentEx w15:paraId="725474DE" w15:done="0"/>
  <w15:commentEx w15:paraId="53C23CE2" w15:done="0"/>
  <w15:commentEx w15:paraId="709872F0" w15:done="0"/>
  <w15:commentEx w15:paraId="5DA2A852" w15:done="0"/>
  <w15:commentEx w15:paraId="741EBFCA" w15:paraIdParent="5DA2A852" w15:done="0"/>
  <w15:commentEx w15:paraId="10306788" w15:done="0"/>
  <w15:commentEx w15:paraId="09FE8748" w15:done="0"/>
  <w15:commentEx w15:paraId="2B5C405F" w15:done="0"/>
  <w15:commentEx w15:paraId="02B3ABB6" w15:paraIdParent="2B5C405F" w15:done="0"/>
  <w15:commentEx w15:paraId="03C30B21" w15:done="0"/>
  <w15:commentEx w15:paraId="742C5C4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65DE"/>
    <w:multiLevelType w:val="hybridMultilevel"/>
    <w:tmpl w:val="72C09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824239E"/>
    <w:multiLevelType w:val="hybridMultilevel"/>
    <w:tmpl w:val="33AA870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DF01A49"/>
    <w:multiLevelType w:val="hybridMultilevel"/>
    <w:tmpl w:val="7832BC8C"/>
    <w:lvl w:ilvl="0" w:tplc="87E874AC">
      <w:start w:val="2"/>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Colvin">
    <w15:presenceInfo w15:providerId="AD" w15:userId="S-1-5-21-290203447-1750990111-1850594823-12209"/>
  </w15:person>
  <w15:person w15:author="sara reynolds">
    <w15:presenceInfo w15:providerId="None" w15:userId="sara reynold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1"/>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YxNTM3MDW2MDQ2MDdR0lEKTi0uzszPAykwrAUADcQM3ywAAAA="/>
  </w:docVars>
  <w:rsids>
    <w:rsidRoot w:val="00DF6235"/>
    <w:rsid w:val="00001BF6"/>
    <w:rsid w:val="0001289F"/>
    <w:rsid w:val="0003256A"/>
    <w:rsid w:val="00055294"/>
    <w:rsid w:val="000B7088"/>
    <w:rsid w:val="00117CC3"/>
    <w:rsid w:val="00136E4F"/>
    <w:rsid w:val="00140F4A"/>
    <w:rsid w:val="00150D8F"/>
    <w:rsid w:val="001948E0"/>
    <w:rsid w:val="001A5DD0"/>
    <w:rsid w:val="001A7BE0"/>
    <w:rsid w:val="00203706"/>
    <w:rsid w:val="002237D3"/>
    <w:rsid w:val="00252142"/>
    <w:rsid w:val="002666E0"/>
    <w:rsid w:val="002E1E49"/>
    <w:rsid w:val="00323067"/>
    <w:rsid w:val="0038099D"/>
    <w:rsid w:val="00394497"/>
    <w:rsid w:val="003A3D80"/>
    <w:rsid w:val="003C7067"/>
    <w:rsid w:val="00445E72"/>
    <w:rsid w:val="004B5C27"/>
    <w:rsid w:val="004C78BD"/>
    <w:rsid w:val="0050607A"/>
    <w:rsid w:val="00514ACD"/>
    <w:rsid w:val="00517374"/>
    <w:rsid w:val="0055239B"/>
    <w:rsid w:val="00570CCF"/>
    <w:rsid w:val="005D7377"/>
    <w:rsid w:val="0060364A"/>
    <w:rsid w:val="00607205"/>
    <w:rsid w:val="00626C9E"/>
    <w:rsid w:val="006640CE"/>
    <w:rsid w:val="0066788C"/>
    <w:rsid w:val="00675B6E"/>
    <w:rsid w:val="00790764"/>
    <w:rsid w:val="007A23B3"/>
    <w:rsid w:val="007B595B"/>
    <w:rsid w:val="007D2B1A"/>
    <w:rsid w:val="007F7A46"/>
    <w:rsid w:val="00805F8C"/>
    <w:rsid w:val="00817F56"/>
    <w:rsid w:val="00823A92"/>
    <w:rsid w:val="008378BF"/>
    <w:rsid w:val="00845387"/>
    <w:rsid w:val="008565A1"/>
    <w:rsid w:val="008A1A27"/>
    <w:rsid w:val="008B618A"/>
    <w:rsid w:val="009719D7"/>
    <w:rsid w:val="009A7698"/>
    <w:rsid w:val="00A113FF"/>
    <w:rsid w:val="00A9121D"/>
    <w:rsid w:val="00AD1D02"/>
    <w:rsid w:val="00AE62CD"/>
    <w:rsid w:val="00B0392B"/>
    <w:rsid w:val="00B8726A"/>
    <w:rsid w:val="00C20050"/>
    <w:rsid w:val="00C42C6A"/>
    <w:rsid w:val="00D1766F"/>
    <w:rsid w:val="00D77688"/>
    <w:rsid w:val="00D91B12"/>
    <w:rsid w:val="00DA233B"/>
    <w:rsid w:val="00DF2402"/>
    <w:rsid w:val="00DF6235"/>
    <w:rsid w:val="00E12F9D"/>
    <w:rsid w:val="00E20076"/>
    <w:rsid w:val="00E27489"/>
    <w:rsid w:val="00E33C15"/>
    <w:rsid w:val="00E51735"/>
    <w:rsid w:val="00E71B4E"/>
    <w:rsid w:val="00E825FB"/>
    <w:rsid w:val="00EB7D45"/>
    <w:rsid w:val="00EC4217"/>
    <w:rsid w:val="00F55C59"/>
    <w:rsid w:val="00F56C51"/>
    <w:rsid w:val="00F6090D"/>
    <w:rsid w:val="00F9201C"/>
    <w:rsid w:val="00F97F59"/>
    <w:rsid w:val="00FB5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54662"/>
  <w15:chartTrackingRefBased/>
  <w15:docId w15:val="{CFCFDB43-191A-4A2D-B401-ACECB075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6235"/>
    <w:pPr>
      <w:spacing w:after="0" w:line="480" w:lineRule="auto"/>
      <w:ind w:firstLine="720"/>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DF6235"/>
    <w:rPr>
      <w:rFonts w:ascii="Times New Roman" w:eastAsia="Times New Roman" w:hAnsi="Times New Roman" w:cs="Times New Roman"/>
      <w:sz w:val="24"/>
      <w:szCs w:val="20"/>
    </w:rPr>
  </w:style>
  <w:style w:type="paragraph" w:styleId="Caption">
    <w:name w:val="caption"/>
    <w:basedOn w:val="Normal"/>
    <w:next w:val="Normal"/>
    <w:uiPriority w:val="99"/>
    <w:qFormat/>
    <w:rsid w:val="007B595B"/>
    <w:pPr>
      <w:keepLines/>
      <w:autoSpaceDE w:val="0"/>
      <w:autoSpaceDN w:val="0"/>
      <w:adjustRightInd w:val="0"/>
      <w:spacing w:before="120" w:after="120" w:line="240" w:lineRule="auto"/>
    </w:pPr>
    <w:rPr>
      <w:rFonts w:ascii="Times New Roman" w:eastAsiaTheme="minorEastAsia" w:hAnsi="Times New Roman" w:cs="Times New Roman"/>
      <w:noProof/>
      <w:sz w:val="24"/>
      <w:szCs w:val="24"/>
    </w:rPr>
  </w:style>
  <w:style w:type="character" w:styleId="CommentReference">
    <w:name w:val="annotation reference"/>
    <w:basedOn w:val="DefaultParagraphFont"/>
    <w:uiPriority w:val="99"/>
    <w:semiHidden/>
    <w:unhideWhenUsed/>
    <w:rsid w:val="00C42C6A"/>
    <w:rPr>
      <w:sz w:val="16"/>
      <w:szCs w:val="16"/>
    </w:rPr>
  </w:style>
  <w:style w:type="paragraph" w:styleId="CommentText">
    <w:name w:val="annotation text"/>
    <w:basedOn w:val="Normal"/>
    <w:link w:val="CommentTextChar"/>
    <w:uiPriority w:val="99"/>
    <w:semiHidden/>
    <w:unhideWhenUsed/>
    <w:rsid w:val="00C42C6A"/>
    <w:pPr>
      <w:spacing w:line="240" w:lineRule="auto"/>
    </w:pPr>
    <w:rPr>
      <w:sz w:val="20"/>
      <w:szCs w:val="20"/>
    </w:rPr>
  </w:style>
  <w:style w:type="character" w:customStyle="1" w:styleId="CommentTextChar">
    <w:name w:val="Comment Text Char"/>
    <w:basedOn w:val="DefaultParagraphFont"/>
    <w:link w:val="CommentText"/>
    <w:uiPriority w:val="99"/>
    <w:semiHidden/>
    <w:rsid w:val="00C42C6A"/>
    <w:rPr>
      <w:sz w:val="20"/>
      <w:szCs w:val="20"/>
    </w:rPr>
  </w:style>
  <w:style w:type="paragraph" w:styleId="CommentSubject">
    <w:name w:val="annotation subject"/>
    <w:basedOn w:val="CommentText"/>
    <w:next w:val="CommentText"/>
    <w:link w:val="CommentSubjectChar"/>
    <w:uiPriority w:val="99"/>
    <w:semiHidden/>
    <w:unhideWhenUsed/>
    <w:rsid w:val="00C42C6A"/>
    <w:rPr>
      <w:b/>
      <w:bCs/>
    </w:rPr>
  </w:style>
  <w:style w:type="character" w:customStyle="1" w:styleId="CommentSubjectChar">
    <w:name w:val="Comment Subject Char"/>
    <w:basedOn w:val="CommentTextChar"/>
    <w:link w:val="CommentSubject"/>
    <w:uiPriority w:val="99"/>
    <w:semiHidden/>
    <w:rsid w:val="00C42C6A"/>
    <w:rPr>
      <w:b/>
      <w:bCs/>
      <w:sz w:val="20"/>
      <w:szCs w:val="20"/>
    </w:rPr>
  </w:style>
  <w:style w:type="paragraph" w:styleId="BalloonText">
    <w:name w:val="Balloon Text"/>
    <w:basedOn w:val="Normal"/>
    <w:link w:val="BalloonTextChar"/>
    <w:uiPriority w:val="99"/>
    <w:semiHidden/>
    <w:unhideWhenUsed/>
    <w:rsid w:val="00C42C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C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19234">
      <w:bodyDiv w:val="1"/>
      <w:marLeft w:val="0"/>
      <w:marRight w:val="0"/>
      <w:marTop w:val="0"/>
      <w:marBottom w:val="0"/>
      <w:divBdr>
        <w:top w:val="none" w:sz="0" w:space="0" w:color="auto"/>
        <w:left w:val="none" w:sz="0" w:space="0" w:color="auto"/>
        <w:bottom w:val="none" w:sz="0" w:space="0" w:color="auto"/>
        <w:right w:val="none" w:sz="0" w:space="0" w:color="auto"/>
      </w:divBdr>
    </w:div>
    <w:div w:id="71244737">
      <w:bodyDiv w:val="1"/>
      <w:marLeft w:val="0"/>
      <w:marRight w:val="0"/>
      <w:marTop w:val="0"/>
      <w:marBottom w:val="0"/>
      <w:divBdr>
        <w:top w:val="none" w:sz="0" w:space="0" w:color="auto"/>
        <w:left w:val="none" w:sz="0" w:space="0" w:color="auto"/>
        <w:bottom w:val="none" w:sz="0" w:space="0" w:color="auto"/>
        <w:right w:val="none" w:sz="0" w:space="0" w:color="auto"/>
      </w:divBdr>
    </w:div>
    <w:div w:id="250622926">
      <w:bodyDiv w:val="1"/>
      <w:marLeft w:val="0"/>
      <w:marRight w:val="0"/>
      <w:marTop w:val="0"/>
      <w:marBottom w:val="0"/>
      <w:divBdr>
        <w:top w:val="none" w:sz="0" w:space="0" w:color="auto"/>
        <w:left w:val="none" w:sz="0" w:space="0" w:color="auto"/>
        <w:bottom w:val="none" w:sz="0" w:space="0" w:color="auto"/>
        <w:right w:val="none" w:sz="0" w:space="0" w:color="auto"/>
      </w:divBdr>
    </w:div>
    <w:div w:id="292710231">
      <w:bodyDiv w:val="1"/>
      <w:marLeft w:val="0"/>
      <w:marRight w:val="0"/>
      <w:marTop w:val="0"/>
      <w:marBottom w:val="0"/>
      <w:divBdr>
        <w:top w:val="none" w:sz="0" w:space="0" w:color="auto"/>
        <w:left w:val="none" w:sz="0" w:space="0" w:color="auto"/>
        <w:bottom w:val="none" w:sz="0" w:space="0" w:color="auto"/>
        <w:right w:val="none" w:sz="0" w:space="0" w:color="auto"/>
      </w:divBdr>
    </w:div>
    <w:div w:id="339621807">
      <w:bodyDiv w:val="1"/>
      <w:marLeft w:val="0"/>
      <w:marRight w:val="0"/>
      <w:marTop w:val="0"/>
      <w:marBottom w:val="0"/>
      <w:divBdr>
        <w:top w:val="none" w:sz="0" w:space="0" w:color="auto"/>
        <w:left w:val="none" w:sz="0" w:space="0" w:color="auto"/>
        <w:bottom w:val="none" w:sz="0" w:space="0" w:color="auto"/>
        <w:right w:val="none" w:sz="0" w:space="0" w:color="auto"/>
      </w:divBdr>
    </w:div>
    <w:div w:id="496112546">
      <w:bodyDiv w:val="1"/>
      <w:marLeft w:val="0"/>
      <w:marRight w:val="0"/>
      <w:marTop w:val="0"/>
      <w:marBottom w:val="0"/>
      <w:divBdr>
        <w:top w:val="none" w:sz="0" w:space="0" w:color="auto"/>
        <w:left w:val="none" w:sz="0" w:space="0" w:color="auto"/>
        <w:bottom w:val="none" w:sz="0" w:space="0" w:color="auto"/>
        <w:right w:val="none" w:sz="0" w:space="0" w:color="auto"/>
      </w:divBdr>
    </w:div>
    <w:div w:id="564295829">
      <w:bodyDiv w:val="1"/>
      <w:marLeft w:val="0"/>
      <w:marRight w:val="0"/>
      <w:marTop w:val="0"/>
      <w:marBottom w:val="0"/>
      <w:divBdr>
        <w:top w:val="none" w:sz="0" w:space="0" w:color="auto"/>
        <w:left w:val="none" w:sz="0" w:space="0" w:color="auto"/>
        <w:bottom w:val="none" w:sz="0" w:space="0" w:color="auto"/>
        <w:right w:val="none" w:sz="0" w:space="0" w:color="auto"/>
      </w:divBdr>
    </w:div>
    <w:div w:id="650863644">
      <w:bodyDiv w:val="1"/>
      <w:marLeft w:val="0"/>
      <w:marRight w:val="0"/>
      <w:marTop w:val="0"/>
      <w:marBottom w:val="0"/>
      <w:divBdr>
        <w:top w:val="none" w:sz="0" w:space="0" w:color="auto"/>
        <w:left w:val="none" w:sz="0" w:space="0" w:color="auto"/>
        <w:bottom w:val="none" w:sz="0" w:space="0" w:color="auto"/>
        <w:right w:val="none" w:sz="0" w:space="0" w:color="auto"/>
      </w:divBdr>
    </w:div>
    <w:div w:id="889463075">
      <w:bodyDiv w:val="1"/>
      <w:marLeft w:val="0"/>
      <w:marRight w:val="0"/>
      <w:marTop w:val="0"/>
      <w:marBottom w:val="0"/>
      <w:divBdr>
        <w:top w:val="none" w:sz="0" w:space="0" w:color="auto"/>
        <w:left w:val="none" w:sz="0" w:space="0" w:color="auto"/>
        <w:bottom w:val="none" w:sz="0" w:space="0" w:color="auto"/>
        <w:right w:val="none" w:sz="0" w:space="0" w:color="auto"/>
      </w:divBdr>
    </w:div>
    <w:div w:id="1016615388">
      <w:bodyDiv w:val="1"/>
      <w:marLeft w:val="0"/>
      <w:marRight w:val="0"/>
      <w:marTop w:val="0"/>
      <w:marBottom w:val="0"/>
      <w:divBdr>
        <w:top w:val="none" w:sz="0" w:space="0" w:color="auto"/>
        <w:left w:val="none" w:sz="0" w:space="0" w:color="auto"/>
        <w:bottom w:val="none" w:sz="0" w:space="0" w:color="auto"/>
        <w:right w:val="none" w:sz="0" w:space="0" w:color="auto"/>
      </w:divBdr>
    </w:div>
    <w:div w:id="1094860674">
      <w:bodyDiv w:val="1"/>
      <w:marLeft w:val="0"/>
      <w:marRight w:val="0"/>
      <w:marTop w:val="0"/>
      <w:marBottom w:val="0"/>
      <w:divBdr>
        <w:top w:val="none" w:sz="0" w:space="0" w:color="auto"/>
        <w:left w:val="none" w:sz="0" w:space="0" w:color="auto"/>
        <w:bottom w:val="none" w:sz="0" w:space="0" w:color="auto"/>
        <w:right w:val="none" w:sz="0" w:space="0" w:color="auto"/>
      </w:divBdr>
    </w:div>
    <w:div w:id="1159466969">
      <w:bodyDiv w:val="1"/>
      <w:marLeft w:val="0"/>
      <w:marRight w:val="0"/>
      <w:marTop w:val="0"/>
      <w:marBottom w:val="0"/>
      <w:divBdr>
        <w:top w:val="none" w:sz="0" w:space="0" w:color="auto"/>
        <w:left w:val="none" w:sz="0" w:space="0" w:color="auto"/>
        <w:bottom w:val="none" w:sz="0" w:space="0" w:color="auto"/>
        <w:right w:val="none" w:sz="0" w:space="0" w:color="auto"/>
      </w:divBdr>
    </w:div>
    <w:div w:id="1172912144">
      <w:bodyDiv w:val="1"/>
      <w:marLeft w:val="0"/>
      <w:marRight w:val="0"/>
      <w:marTop w:val="0"/>
      <w:marBottom w:val="0"/>
      <w:divBdr>
        <w:top w:val="none" w:sz="0" w:space="0" w:color="auto"/>
        <w:left w:val="none" w:sz="0" w:space="0" w:color="auto"/>
        <w:bottom w:val="none" w:sz="0" w:space="0" w:color="auto"/>
        <w:right w:val="none" w:sz="0" w:space="0" w:color="auto"/>
      </w:divBdr>
    </w:div>
    <w:div w:id="1256788953">
      <w:bodyDiv w:val="1"/>
      <w:marLeft w:val="0"/>
      <w:marRight w:val="0"/>
      <w:marTop w:val="0"/>
      <w:marBottom w:val="0"/>
      <w:divBdr>
        <w:top w:val="none" w:sz="0" w:space="0" w:color="auto"/>
        <w:left w:val="none" w:sz="0" w:space="0" w:color="auto"/>
        <w:bottom w:val="none" w:sz="0" w:space="0" w:color="auto"/>
        <w:right w:val="none" w:sz="0" w:space="0" w:color="auto"/>
      </w:divBdr>
    </w:div>
    <w:div w:id="1269241504">
      <w:bodyDiv w:val="1"/>
      <w:marLeft w:val="0"/>
      <w:marRight w:val="0"/>
      <w:marTop w:val="0"/>
      <w:marBottom w:val="0"/>
      <w:divBdr>
        <w:top w:val="none" w:sz="0" w:space="0" w:color="auto"/>
        <w:left w:val="none" w:sz="0" w:space="0" w:color="auto"/>
        <w:bottom w:val="none" w:sz="0" w:space="0" w:color="auto"/>
        <w:right w:val="none" w:sz="0" w:space="0" w:color="auto"/>
      </w:divBdr>
    </w:div>
    <w:div w:id="1314719281">
      <w:bodyDiv w:val="1"/>
      <w:marLeft w:val="0"/>
      <w:marRight w:val="0"/>
      <w:marTop w:val="0"/>
      <w:marBottom w:val="0"/>
      <w:divBdr>
        <w:top w:val="none" w:sz="0" w:space="0" w:color="auto"/>
        <w:left w:val="none" w:sz="0" w:space="0" w:color="auto"/>
        <w:bottom w:val="none" w:sz="0" w:space="0" w:color="auto"/>
        <w:right w:val="none" w:sz="0" w:space="0" w:color="auto"/>
      </w:divBdr>
    </w:div>
    <w:div w:id="1369067001">
      <w:bodyDiv w:val="1"/>
      <w:marLeft w:val="0"/>
      <w:marRight w:val="0"/>
      <w:marTop w:val="0"/>
      <w:marBottom w:val="0"/>
      <w:divBdr>
        <w:top w:val="none" w:sz="0" w:space="0" w:color="auto"/>
        <w:left w:val="none" w:sz="0" w:space="0" w:color="auto"/>
        <w:bottom w:val="none" w:sz="0" w:space="0" w:color="auto"/>
        <w:right w:val="none" w:sz="0" w:space="0" w:color="auto"/>
      </w:divBdr>
    </w:div>
    <w:div w:id="1511142478">
      <w:bodyDiv w:val="1"/>
      <w:marLeft w:val="0"/>
      <w:marRight w:val="0"/>
      <w:marTop w:val="0"/>
      <w:marBottom w:val="0"/>
      <w:divBdr>
        <w:top w:val="none" w:sz="0" w:space="0" w:color="auto"/>
        <w:left w:val="none" w:sz="0" w:space="0" w:color="auto"/>
        <w:bottom w:val="none" w:sz="0" w:space="0" w:color="auto"/>
        <w:right w:val="none" w:sz="0" w:space="0" w:color="auto"/>
      </w:divBdr>
    </w:div>
    <w:div w:id="1759982272">
      <w:bodyDiv w:val="1"/>
      <w:marLeft w:val="0"/>
      <w:marRight w:val="0"/>
      <w:marTop w:val="0"/>
      <w:marBottom w:val="0"/>
      <w:divBdr>
        <w:top w:val="none" w:sz="0" w:space="0" w:color="auto"/>
        <w:left w:val="none" w:sz="0" w:space="0" w:color="auto"/>
        <w:bottom w:val="none" w:sz="0" w:space="0" w:color="auto"/>
        <w:right w:val="none" w:sz="0" w:space="0" w:color="auto"/>
      </w:divBdr>
    </w:div>
    <w:div w:id="1851602992">
      <w:bodyDiv w:val="1"/>
      <w:marLeft w:val="0"/>
      <w:marRight w:val="0"/>
      <w:marTop w:val="0"/>
      <w:marBottom w:val="0"/>
      <w:divBdr>
        <w:top w:val="none" w:sz="0" w:space="0" w:color="auto"/>
        <w:left w:val="none" w:sz="0" w:space="0" w:color="auto"/>
        <w:bottom w:val="none" w:sz="0" w:space="0" w:color="auto"/>
        <w:right w:val="none" w:sz="0" w:space="0" w:color="auto"/>
      </w:divBdr>
    </w:div>
    <w:div w:id="1928003947">
      <w:bodyDiv w:val="1"/>
      <w:marLeft w:val="0"/>
      <w:marRight w:val="0"/>
      <w:marTop w:val="0"/>
      <w:marBottom w:val="0"/>
      <w:divBdr>
        <w:top w:val="none" w:sz="0" w:space="0" w:color="auto"/>
        <w:left w:val="none" w:sz="0" w:space="0" w:color="auto"/>
        <w:bottom w:val="none" w:sz="0" w:space="0" w:color="auto"/>
        <w:right w:val="none" w:sz="0" w:space="0" w:color="auto"/>
      </w:divBdr>
    </w:div>
    <w:div w:id="198118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wmf"/><Relationship Id="rId16" Type="http://schemas.openxmlformats.org/officeDocument/2006/relationships/oleObject" Target="embeddings/oleObject4.bin"/><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jpeg"/><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5" Type="http://schemas.openxmlformats.org/officeDocument/2006/relationships/webSettings" Target="webSettings.xml"/><Relationship Id="rId61" Type="http://schemas.openxmlformats.org/officeDocument/2006/relationships/oleObject" Target="embeddings/oleObject27.bin"/><Relationship Id="rId19" Type="http://schemas.openxmlformats.org/officeDocument/2006/relationships/oleObject" Target="embeddings/oleObject6.bin"/><Relationship Id="rId14" Type="http://schemas.openxmlformats.org/officeDocument/2006/relationships/image" Target="media/image5.jpeg"/><Relationship Id="rId22" Type="http://schemas.openxmlformats.org/officeDocument/2006/relationships/oleObject" Target="embeddings/oleObject8.bin"/><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1.bin"/><Relationship Id="rId77" Type="http://schemas.microsoft.com/office/2011/relationships/people" Target="people.xml"/><Relationship Id="rId8" Type="http://schemas.microsoft.com/office/2011/relationships/commentsExtended" Target="commentsExtended.xml"/><Relationship Id="rId51" Type="http://schemas.openxmlformats.org/officeDocument/2006/relationships/oleObject" Target="embeddings/oleObject22.bin"/><Relationship Id="rId72" Type="http://schemas.openxmlformats.org/officeDocument/2006/relationships/image" Target="media/image33.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6.jpeg"/><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jpeg"/><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oleObject" Target="embeddings/oleObject3.bin"/><Relationship Id="rId23" Type="http://schemas.openxmlformats.org/officeDocument/2006/relationships/image" Target="media/image8.jpeg"/><Relationship Id="rId28" Type="http://schemas.openxmlformats.org/officeDocument/2006/relationships/image" Target="media/image11.wmf"/><Relationship Id="rId36" Type="http://schemas.openxmlformats.org/officeDocument/2006/relationships/image" Target="media/image15.jpeg"/><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6.bin"/><Relationship Id="rId34" Type="http://schemas.openxmlformats.org/officeDocument/2006/relationships/image" Target="media/image14.jpeg"/><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fontTable" Target="fontTable.xml"/><Relationship Id="rId7" Type="http://schemas.openxmlformats.org/officeDocument/2006/relationships/comments" Target="comments.xml"/><Relationship Id="rId71"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75878-7B38-4DF7-B8A1-4D3505E09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37</Pages>
  <Words>5267</Words>
  <Characters>30028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reynolds</dc:creator>
  <cp:keywords/>
  <dc:description/>
  <cp:lastModifiedBy>Michael Colvin</cp:lastModifiedBy>
  <cp:revision>3</cp:revision>
  <dcterms:created xsi:type="dcterms:W3CDTF">2018-06-14T13:32:00Z</dcterms:created>
  <dcterms:modified xsi:type="dcterms:W3CDTF">2018-06-14T16:09:00Z</dcterms:modified>
</cp:coreProperties>
</file>